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E5AEC" w14:textId="77777777" w:rsidR="00415AAF" w:rsidRDefault="00000000">
      <w:pPr>
        <w:spacing w:after="60"/>
        <w:jc w:val="center"/>
      </w:pPr>
      <w:r>
        <w:rPr>
          <w:rFonts w:eastAsia="Arial"/>
          <w:b/>
          <w:bCs/>
          <w:color w:val="888888"/>
          <w:sz w:val="20"/>
          <w:szCs w:val="20"/>
        </w:rPr>
        <w:t>CS6493: Natural Language Processing</w:t>
      </w:r>
    </w:p>
    <w:p w14:paraId="3112DE7C" w14:textId="77777777" w:rsidR="00415AAF" w:rsidRDefault="00000000">
      <w:pPr>
        <w:spacing w:after="60"/>
        <w:jc w:val="center"/>
      </w:pPr>
      <w:r>
        <w:rPr>
          <w:rFonts w:eastAsia="Arial"/>
          <w:color w:val="888888"/>
          <w:sz w:val="20"/>
          <w:szCs w:val="20"/>
        </w:rPr>
        <w:t xml:space="preserve">City University of Hong </w:t>
      </w:r>
      <w:proofErr w:type="gramStart"/>
      <w:r>
        <w:rPr>
          <w:rFonts w:eastAsia="Arial"/>
          <w:color w:val="888888"/>
          <w:sz w:val="20"/>
          <w:szCs w:val="20"/>
        </w:rPr>
        <w:t>Kong  |</w:t>
      </w:r>
      <w:proofErr w:type="gramEnd"/>
      <w:r>
        <w:rPr>
          <w:rFonts w:eastAsia="Arial"/>
          <w:color w:val="888888"/>
          <w:sz w:val="20"/>
          <w:szCs w:val="20"/>
        </w:rPr>
        <w:t xml:space="preserve">  Q2 2025–2026</w:t>
      </w:r>
    </w:p>
    <w:p w14:paraId="3BEE1137" w14:textId="77777777" w:rsidR="00415AAF" w:rsidRDefault="00415AAF">
      <w:pPr>
        <w:spacing w:before="60" w:after="60"/>
      </w:pPr>
    </w:p>
    <w:p w14:paraId="37174079" w14:textId="77777777" w:rsidR="00415AAF" w:rsidRDefault="00000000">
      <w:pPr>
        <w:pBdr>
          <w:top w:val="single" w:sz="6" w:space="6" w:color="1F4E79"/>
          <w:bottom w:val="single" w:sz="6" w:space="6" w:color="1F4E79"/>
        </w:pBdr>
        <w:spacing w:after="80"/>
        <w:jc w:val="center"/>
      </w:pPr>
      <w:r>
        <w:rPr>
          <w:rFonts w:eastAsia="Arial"/>
          <w:b/>
          <w:bCs/>
          <w:color w:val="1F4E79"/>
          <w:sz w:val="32"/>
          <w:szCs w:val="32"/>
        </w:rPr>
        <w:t>Progress Report: Retrieval-Augmented Generation for Knowledge-Intensive Tasks</w:t>
      </w:r>
    </w:p>
    <w:p w14:paraId="12114577" w14:textId="77777777" w:rsidR="00415AAF" w:rsidRDefault="00415AAF">
      <w:pPr>
        <w:spacing w:before="60" w:after="60"/>
      </w:pPr>
    </w:p>
    <w:p w14:paraId="3BA2A219" w14:textId="77777777" w:rsidR="00415AAF" w:rsidRDefault="00000000">
      <w:pPr>
        <w:spacing w:after="40"/>
        <w:jc w:val="center"/>
      </w:pPr>
      <w:r>
        <w:rPr>
          <w:rFonts w:eastAsia="Arial"/>
          <w:color w:val="595959"/>
          <w:sz w:val="20"/>
          <w:szCs w:val="20"/>
        </w:rPr>
        <w:t xml:space="preserve">[Group Member </w:t>
      </w:r>
      <w:proofErr w:type="gramStart"/>
      <w:r>
        <w:rPr>
          <w:rFonts w:eastAsia="Arial"/>
          <w:color w:val="595959"/>
          <w:sz w:val="20"/>
          <w:szCs w:val="20"/>
        </w:rPr>
        <w:t>Names]  |</w:t>
      </w:r>
      <w:proofErr w:type="gramEnd"/>
      <w:r>
        <w:rPr>
          <w:rFonts w:eastAsia="Arial"/>
          <w:color w:val="595959"/>
          <w:sz w:val="20"/>
          <w:szCs w:val="20"/>
        </w:rPr>
        <w:t xml:space="preserve">  Student IDs: [EIDs]</w:t>
      </w:r>
    </w:p>
    <w:p w14:paraId="693177F0" w14:textId="77777777" w:rsidR="00415AAF" w:rsidRDefault="00000000">
      <w:pPr>
        <w:spacing w:after="80"/>
        <w:jc w:val="center"/>
      </w:pPr>
      <w:r>
        <w:rPr>
          <w:rFonts w:eastAsia="Arial"/>
          <w:color w:val="595959"/>
          <w:sz w:val="20"/>
          <w:szCs w:val="20"/>
        </w:rPr>
        <w:t>Submission Date: March 25, 2026</w:t>
      </w:r>
    </w:p>
    <w:p w14:paraId="29D330BE" w14:textId="77777777" w:rsidR="00415AAF" w:rsidRDefault="00415AAF">
      <w:pPr>
        <w:spacing w:before="40" w:after="40"/>
      </w:pPr>
    </w:p>
    <w:p w14:paraId="2601BAD9" w14:textId="77777777" w:rsidR="00415AAF" w:rsidRDefault="00000000">
      <w:pPr>
        <w:pStyle w:val="1"/>
      </w:pPr>
      <w:proofErr w:type="gramStart"/>
      <w:r>
        <w:t>1  Introduction</w:t>
      </w:r>
      <w:proofErr w:type="gramEnd"/>
    </w:p>
    <w:p w14:paraId="2B69D7CC" w14:textId="77777777" w:rsidR="00415AAF" w:rsidRDefault="00000000">
      <w:pPr>
        <w:spacing w:before="60" w:after="60"/>
        <w:jc w:val="both"/>
      </w:pPr>
      <w:r>
        <w:rPr>
          <w:rFonts w:eastAsia="Arial"/>
          <w:b/>
          <w:bCs/>
        </w:rPr>
        <w:t xml:space="preserve">Retrieval-Augmented Generation (RAG) </w:t>
      </w:r>
      <w:r>
        <w:rPr>
          <w:rFonts w:eastAsia="Arial"/>
        </w:rPr>
        <w:t xml:space="preserve">addresses a fundamental limitation of large language models (LLMs): their reliance on static parametric knowledge that may be incomplete, outdated, or domain-mismatched. By retrieving relevant external documents at inference time and conditioning generation on them, RAG systems substantially improve factual accuracy and reduce hallucinations — particularly in knowledge-intensive domains where LLM </w:t>
      </w:r>
      <w:proofErr w:type="spellStart"/>
      <w:r>
        <w:rPr>
          <w:rFonts w:eastAsia="Arial"/>
        </w:rPr>
        <w:t>memorisation</w:t>
      </w:r>
      <w:proofErr w:type="spellEnd"/>
      <w:r>
        <w:rPr>
          <w:rFonts w:eastAsia="Arial"/>
        </w:rPr>
        <w:t xml:space="preserve"> alone is insufficient.</w:t>
      </w:r>
    </w:p>
    <w:p w14:paraId="16887318" w14:textId="77777777" w:rsidR="00415AAF" w:rsidRDefault="00000000">
      <w:pPr>
        <w:spacing w:before="60" w:after="60"/>
        <w:jc w:val="both"/>
      </w:pPr>
      <w:r>
        <w:rPr>
          <w:rFonts w:eastAsia="Arial"/>
        </w:rPr>
        <w:t xml:space="preserve">This project focuses on constructing and evaluating a systematic RAG evaluation pipeline across two distinct knowledge-intensive domains: Financial Markets (earnings reports, SEC filings) and Legal Contract Analysis. Rather than </w:t>
      </w:r>
      <w:proofErr w:type="spellStart"/>
      <w:r>
        <w:rPr>
          <w:rFonts w:eastAsia="Arial"/>
        </w:rPr>
        <w:t>optimising</w:t>
      </w:r>
      <w:proofErr w:type="spellEnd"/>
      <w:r>
        <w:rPr>
          <w:rFonts w:eastAsia="Arial"/>
        </w:rPr>
        <w:t xml:space="preserve"> a single domain-specific application, our primary objective is to rigorously </w:t>
      </w:r>
      <w:proofErr w:type="spellStart"/>
      <w:r>
        <w:rPr>
          <w:rFonts w:eastAsia="Arial"/>
        </w:rPr>
        <w:t>analyse</w:t>
      </w:r>
      <w:proofErr w:type="spellEnd"/>
      <w:r>
        <w:rPr>
          <w:rFonts w:eastAsia="Arial"/>
        </w:rPr>
        <w:t xml:space="preserve"> how three key design axes — retrieval strategy, generation model choice, and hallucination mitigation </w:t>
      </w:r>
      <w:proofErr w:type="gramStart"/>
      <w:r>
        <w:rPr>
          <w:rFonts w:eastAsia="Arial"/>
        </w:rPr>
        <w:t>technique —</w:t>
      </w:r>
      <w:proofErr w:type="gramEnd"/>
      <w:r>
        <w:rPr>
          <w:rFonts w:eastAsia="Arial"/>
        </w:rPr>
        <w:t xml:space="preserve"> jointly influence answer accuracy</w:t>
      </w:r>
      <w:proofErr w:type="gramStart"/>
      <w:r>
        <w:rPr>
          <w:rFonts w:eastAsia="Arial"/>
        </w:rPr>
        <w:t>, retrieval</w:t>
      </w:r>
      <w:proofErr w:type="gramEnd"/>
      <w:r>
        <w:rPr>
          <w:rFonts w:eastAsia="Arial"/>
        </w:rPr>
        <w:t xml:space="preserve"> faithfulness, and cross-domain </w:t>
      </w:r>
      <w:proofErr w:type="spellStart"/>
      <w:r>
        <w:rPr>
          <w:rFonts w:eastAsia="Arial"/>
        </w:rPr>
        <w:t>generalisation</w:t>
      </w:r>
      <w:proofErr w:type="spellEnd"/>
      <w:r>
        <w:rPr>
          <w:rFonts w:eastAsia="Arial"/>
        </w:rPr>
        <w:t>. This comparative framing allows us to draw domain-agnostic conclusions about RAG system design choices.</w:t>
      </w:r>
    </w:p>
    <w:p w14:paraId="0BB42C39" w14:textId="7FE84A95" w:rsidR="00415AAF" w:rsidRDefault="00000000">
      <w:pPr>
        <w:spacing w:before="60" w:after="60"/>
        <w:jc w:val="both"/>
      </w:pPr>
      <w:r>
        <w:rPr>
          <w:rFonts w:eastAsia="Arial"/>
        </w:rPr>
        <w:t>All experiments are conducted on an NVIDIA A100 40GB GPU.</w:t>
      </w:r>
    </w:p>
    <w:p w14:paraId="1A114BA5" w14:textId="77777777" w:rsidR="00415AAF" w:rsidRDefault="00000000">
      <w:pPr>
        <w:pStyle w:val="1"/>
      </w:pPr>
      <w:proofErr w:type="gramStart"/>
      <w:r>
        <w:t>2  Related</w:t>
      </w:r>
      <w:proofErr w:type="gramEnd"/>
      <w:r>
        <w:t xml:space="preserve"> Work</w:t>
      </w:r>
    </w:p>
    <w:p w14:paraId="248FB09D" w14:textId="77777777" w:rsidR="00415AAF" w:rsidRDefault="00000000">
      <w:pPr>
        <w:spacing w:before="60" w:after="60"/>
        <w:jc w:val="both"/>
      </w:pPr>
      <w:r>
        <w:rPr>
          <w:rFonts w:eastAsia="Arial"/>
        </w:rPr>
        <w:t>Lewis et al. (</w:t>
      </w:r>
      <w:proofErr w:type="spellStart"/>
      <w:r>
        <w:rPr>
          <w:rFonts w:eastAsia="Arial"/>
        </w:rPr>
        <w:t>NeurIPS</w:t>
      </w:r>
      <w:proofErr w:type="spellEnd"/>
      <w:r>
        <w:rPr>
          <w:rFonts w:eastAsia="Arial"/>
        </w:rPr>
        <w:t xml:space="preserve"> 2020) introduced the RAG framework, demonstrating that prepending retrieved passages to generation prompts consistently outperforms purely parametric models on open-domain QA. </w:t>
      </w:r>
      <w:proofErr w:type="spellStart"/>
      <w:r>
        <w:rPr>
          <w:rFonts w:eastAsia="Arial"/>
        </w:rPr>
        <w:t>Izacard</w:t>
      </w:r>
      <w:proofErr w:type="spellEnd"/>
      <w:r>
        <w:rPr>
          <w:rFonts w:eastAsia="Arial"/>
        </w:rPr>
        <w:t xml:space="preserve"> &amp; Grave (EACL 2021) extended this with Fusion-in-Decoder (</w:t>
      </w:r>
      <w:proofErr w:type="spellStart"/>
      <w:r>
        <w:rPr>
          <w:rFonts w:eastAsia="Arial"/>
        </w:rPr>
        <w:t>FiD</w:t>
      </w:r>
      <w:proofErr w:type="spellEnd"/>
      <w:r>
        <w:rPr>
          <w:rFonts w:eastAsia="Arial"/>
        </w:rPr>
        <w:t>), showing benefits of aggregating multiple retrieved passages at the decoder level. Together, these works motivate our investigation of how retrieval quantity (k) and retrieval method interact with generation quality across domains with different linguistic characteristics.</w:t>
      </w:r>
    </w:p>
    <w:p w14:paraId="37774F4D" w14:textId="77777777" w:rsidR="00415AAF" w:rsidRDefault="00000000">
      <w:pPr>
        <w:spacing w:before="60" w:after="60"/>
        <w:jc w:val="both"/>
      </w:pPr>
      <w:r>
        <w:rPr>
          <w:rFonts w:eastAsia="Arial"/>
        </w:rPr>
        <w:t xml:space="preserve">Yang et al. (EMNLP 2018) introduced </w:t>
      </w:r>
      <w:proofErr w:type="spellStart"/>
      <w:r>
        <w:rPr>
          <w:rFonts w:eastAsia="Arial"/>
        </w:rPr>
        <w:t>HotpotQA</w:t>
      </w:r>
      <w:proofErr w:type="spellEnd"/>
      <w:r>
        <w:rPr>
          <w:rFonts w:eastAsia="Arial"/>
        </w:rPr>
        <w:t xml:space="preserve">, a multi-hop QA benchmark requiring evidence aggregation from multiple documents. Its inclusion of distractor paragraphs makes it particularly informative for studying retrieval precision: a retriever that surfaces distractors alongside gold passages can mislead the generator, making it an ideal testbed for comparing the retrieval accuracy of BM25, </w:t>
      </w:r>
      <w:proofErr w:type="spellStart"/>
      <w:r>
        <w:rPr>
          <w:rFonts w:eastAsia="Arial"/>
        </w:rPr>
        <w:t>Contriever</w:t>
      </w:r>
      <w:proofErr w:type="spellEnd"/>
      <w:r>
        <w:rPr>
          <w:rFonts w:eastAsia="Arial"/>
        </w:rPr>
        <w:t>, and hybrid methods. This directly motivates our Section 5.2 experiment.</w:t>
      </w:r>
    </w:p>
    <w:p w14:paraId="772A15C2" w14:textId="77777777" w:rsidR="00415AAF" w:rsidRDefault="00000000">
      <w:pPr>
        <w:spacing w:before="60" w:after="60"/>
        <w:jc w:val="both"/>
      </w:pPr>
      <w:r>
        <w:rPr>
          <w:rFonts w:eastAsia="Arial"/>
        </w:rPr>
        <w:t xml:space="preserve">For the legal domain, Hendrycks et al. (CUAD, </w:t>
      </w:r>
      <w:proofErr w:type="spellStart"/>
      <w:r>
        <w:rPr>
          <w:rFonts w:eastAsia="Arial"/>
        </w:rPr>
        <w:t>NeurIPS</w:t>
      </w:r>
      <w:proofErr w:type="spellEnd"/>
      <w:r>
        <w:rPr>
          <w:rFonts w:eastAsia="Arial"/>
        </w:rPr>
        <w:t xml:space="preserve"> 2021) established the Contract Understanding Atticus Dataset, and Pipitone &amp; </w:t>
      </w:r>
      <w:proofErr w:type="spellStart"/>
      <w:r>
        <w:rPr>
          <w:rFonts w:eastAsia="Arial"/>
        </w:rPr>
        <w:t>Houir</w:t>
      </w:r>
      <w:proofErr w:type="spellEnd"/>
      <w:r>
        <w:rPr>
          <w:rFonts w:eastAsia="Arial"/>
        </w:rPr>
        <w:t xml:space="preserve"> Alami (</w:t>
      </w:r>
      <w:proofErr w:type="spellStart"/>
      <w:r>
        <w:rPr>
          <w:rFonts w:eastAsia="Arial"/>
        </w:rPr>
        <w:t>LegalBench</w:t>
      </w:r>
      <w:proofErr w:type="spellEnd"/>
      <w:r>
        <w:rPr>
          <w:rFonts w:eastAsia="Arial"/>
        </w:rPr>
        <w:t xml:space="preserve">-RAG, </w:t>
      </w:r>
      <w:proofErr w:type="spellStart"/>
      <w:r>
        <w:rPr>
          <w:rFonts w:eastAsia="Arial"/>
        </w:rPr>
        <w:t>arXiv</w:t>
      </w:r>
      <w:proofErr w:type="spellEnd"/>
      <w:r>
        <w:rPr>
          <w:rFonts w:eastAsia="Arial"/>
        </w:rPr>
        <w:t xml:space="preserve"> 2024) introduced the first retrieval-specific legal benchmark, providing ground-truth minimal spans over a 79M character corpus — enabling character-level </w:t>
      </w:r>
      <w:proofErr w:type="spellStart"/>
      <w:r>
        <w:rPr>
          <w:rFonts w:eastAsia="Arial"/>
        </w:rPr>
        <w:t>Precision@k</w:t>
      </w:r>
      <w:proofErr w:type="spellEnd"/>
      <w:r>
        <w:rPr>
          <w:rFonts w:eastAsia="Arial"/>
        </w:rPr>
        <w:t xml:space="preserve"> and </w:t>
      </w:r>
      <w:proofErr w:type="spellStart"/>
      <w:r>
        <w:rPr>
          <w:rFonts w:eastAsia="Arial"/>
        </w:rPr>
        <w:t>Recall@k</w:t>
      </w:r>
      <w:proofErr w:type="spellEnd"/>
      <w:r>
        <w:rPr>
          <w:rFonts w:eastAsia="Arial"/>
        </w:rPr>
        <w:t xml:space="preserve"> evaluation that closely mirrors </w:t>
      </w:r>
      <w:proofErr w:type="spellStart"/>
      <w:r>
        <w:rPr>
          <w:rFonts w:eastAsia="Arial"/>
        </w:rPr>
        <w:t>FinanceBench's</w:t>
      </w:r>
      <w:proofErr w:type="spellEnd"/>
      <w:r>
        <w:rPr>
          <w:rFonts w:eastAsia="Arial"/>
        </w:rPr>
        <w:t xml:space="preserve"> role for the Law domain.</w:t>
      </w:r>
    </w:p>
    <w:p w14:paraId="2491BD0C" w14:textId="77777777" w:rsidR="00415AAF" w:rsidRDefault="00000000">
      <w:pPr>
        <w:spacing w:before="60" w:after="60"/>
        <w:jc w:val="both"/>
      </w:pPr>
      <w:r>
        <w:rPr>
          <w:rFonts w:eastAsia="Arial"/>
        </w:rPr>
        <w:t xml:space="preserve">For hallucination mitigation, Self-RAG (Asai et al., ICLR 2024) proposes adaptive retrieval with self-critique tokens, while </w:t>
      </w:r>
      <w:proofErr w:type="spellStart"/>
      <w:r>
        <w:rPr>
          <w:rFonts w:eastAsia="Arial"/>
        </w:rPr>
        <w:t>LangChain</w:t>
      </w:r>
      <w:proofErr w:type="spellEnd"/>
      <w:r>
        <w:rPr>
          <w:rFonts w:eastAsia="Arial"/>
        </w:rPr>
        <w:t xml:space="preserve">-based structured RAG pipelines (as demonstrated in the Finance-Data-Summarizer project, </w:t>
      </w:r>
      <w:proofErr w:type="spellStart"/>
      <w:r>
        <w:rPr>
          <w:rFonts w:eastAsia="Arial"/>
        </w:rPr>
        <w:t>Omogbolahan</w:t>
      </w:r>
      <w:proofErr w:type="spellEnd"/>
      <w:r>
        <w:rPr>
          <w:rFonts w:eastAsia="Arial"/>
        </w:rPr>
        <w:t xml:space="preserve"> 2024) leverage constrained prompt templates with inline citation enforcement to reduce confabulation. </w:t>
      </w:r>
      <w:proofErr w:type="spellStart"/>
      <w:r>
        <w:rPr>
          <w:rFonts w:eastAsia="Arial"/>
        </w:rPr>
        <w:t>FActScore</w:t>
      </w:r>
      <w:proofErr w:type="spellEnd"/>
      <w:r>
        <w:rPr>
          <w:rFonts w:eastAsia="Arial"/>
        </w:rPr>
        <w:t xml:space="preserve"> (Min et al., EMNLP 2023) provides fine-grained atomic factual evaluation applicable across both our domains.</w:t>
      </w:r>
    </w:p>
    <w:p w14:paraId="060E3BB9" w14:textId="77777777" w:rsidR="00415AAF" w:rsidRDefault="00000000">
      <w:pPr>
        <w:pStyle w:val="1"/>
      </w:pPr>
      <w:proofErr w:type="gramStart"/>
      <w:r>
        <w:lastRenderedPageBreak/>
        <w:t>3  Methodology</w:t>
      </w:r>
      <w:proofErr w:type="gramEnd"/>
    </w:p>
    <w:p w14:paraId="6B15CAD2" w14:textId="77777777" w:rsidR="00415AAF" w:rsidRDefault="00000000">
      <w:pPr>
        <w:pStyle w:val="2"/>
      </w:pPr>
      <w:proofErr w:type="gramStart"/>
      <w:r>
        <w:t>3.1  System</w:t>
      </w:r>
      <w:proofErr w:type="gramEnd"/>
      <w:r>
        <w:t xml:space="preserve"> Architecture</w:t>
      </w:r>
    </w:p>
    <w:p w14:paraId="3E12D758" w14:textId="77777777" w:rsidR="00415AAF" w:rsidRDefault="00000000">
      <w:pPr>
        <w:spacing w:before="60" w:after="60"/>
        <w:jc w:val="both"/>
      </w:pPr>
      <w:r>
        <w:rPr>
          <w:rFonts w:eastAsia="Arial"/>
        </w:rPr>
        <w:t xml:space="preserve">Our RAG evaluation pipeline follows a unified three-stage architecture: (1) offline corpus indexing, (2) online query-time retrieval, and (3) prompt-augmented generation. All components are implemented in Python using </w:t>
      </w:r>
      <w:proofErr w:type="spellStart"/>
      <w:r>
        <w:rPr>
          <w:rFonts w:eastAsia="Arial"/>
        </w:rPr>
        <w:t>LangChain</w:t>
      </w:r>
      <w:proofErr w:type="spellEnd"/>
      <w:r>
        <w:rPr>
          <w:rFonts w:eastAsia="Arial"/>
        </w:rPr>
        <w:t xml:space="preserve"> for orchestration, with fully modular and swappable retriever and generator stages. The same pipeline code is applied across all four datasets and all experimental conditions, ensuring fair cross-domain and cross-configuration comparisons.</w:t>
      </w:r>
    </w:p>
    <w:p w14:paraId="73DC2AF3" w14:textId="77777777" w:rsidR="00415AAF" w:rsidRDefault="00000000">
      <w:pPr>
        <w:pStyle w:val="2"/>
      </w:pPr>
      <w:proofErr w:type="gramStart"/>
      <w:r>
        <w:t>3.2  Retrieval</w:t>
      </w:r>
      <w:proofErr w:type="gramEnd"/>
      <w:r>
        <w:t xml:space="preserve"> Methods</w:t>
      </w:r>
    </w:p>
    <w:p w14:paraId="6068A044" w14:textId="77777777" w:rsidR="00415AAF" w:rsidRDefault="00000000">
      <w:pPr>
        <w:pStyle w:val="a4"/>
        <w:numPr>
          <w:ilvl w:val="0"/>
          <w:numId w:val="2"/>
        </w:numPr>
        <w:spacing w:before="40" w:after="40"/>
      </w:pPr>
      <w:r>
        <w:rPr>
          <w:rFonts w:eastAsia="Arial"/>
          <w:b/>
          <w:bCs/>
        </w:rPr>
        <w:t>BM25 (Sparse)</w:t>
      </w:r>
      <w:proofErr w:type="gramStart"/>
      <w:r>
        <w:rPr>
          <w:rFonts w:eastAsia="Arial"/>
          <w:b/>
          <w:bCs/>
        </w:rPr>
        <w:t>:</w:t>
      </w:r>
      <w:r>
        <w:rPr>
          <w:rFonts w:eastAsia="Arial"/>
        </w:rPr>
        <w:t xml:space="preserve">  Implemented</w:t>
      </w:r>
      <w:proofErr w:type="gramEnd"/>
      <w:r>
        <w:rPr>
          <w:rFonts w:eastAsia="Arial"/>
        </w:rPr>
        <w:t xml:space="preserve"> via rank_bm25 / Pyserini. TF-IDF keyword scoring with no GPU requirement. Serves as the lexical matching baseline; particularly competitive on CUAD (precise legal clause keywords) and as a lower-bound reference on </w:t>
      </w:r>
      <w:proofErr w:type="spellStart"/>
      <w:r>
        <w:rPr>
          <w:rFonts w:eastAsia="Arial"/>
        </w:rPr>
        <w:t>HotpotQA</w:t>
      </w:r>
      <w:proofErr w:type="spellEnd"/>
      <w:r>
        <w:rPr>
          <w:rFonts w:eastAsia="Arial"/>
        </w:rPr>
        <w:t>.</w:t>
      </w:r>
    </w:p>
    <w:p w14:paraId="28D93170" w14:textId="77777777" w:rsidR="00415AAF" w:rsidRDefault="00000000">
      <w:pPr>
        <w:pStyle w:val="a4"/>
        <w:numPr>
          <w:ilvl w:val="0"/>
          <w:numId w:val="2"/>
        </w:numPr>
        <w:spacing w:before="40" w:after="40"/>
      </w:pPr>
      <w:proofErr w:type="spellStart"/>
      <w:r>
        <w:rPr>
          <w:rFonts w:eastAsia="Arial"/>
          <w:b/>
          <w:bCs/>
        </w:rPr>
        <w:t>Contriever</w:t>
      </w:r>
      <w:proofErr w:type="spellEnd"/>
      <w:r>
        <w:rPr>
          <w:rFonts w:eastAsia="Arial"/>
          <w:b/>
          <w:bCs/>
        </w:rPr>
        <w:t xml:space="preserve"> (Dense)</w:t>
      </w:r>
      <w:proofErr w:type="gramStart"/>
      <w:r>
        <w:rPr>
          <w:rFonts w:eastAsia="Arial"/>
          <w:b/>
          <w:bCs/>
        </w:rPr>
        <w:t>:</w:t>
      </w:r>
      <w:r>
        <w:rPr>
          <w:rFonts w:eastAsia="Arial"/>
        </w:rPr>
        <w:t xml:space="preserve">  </w:t>
      </w:r>
      <w:proofErr w:type="spellStart"/>
      <w:r>
        <w:rPr>
          <w:rFonts w:eastAsia="Arial"/>
        </w:rPr>
        <w:t>facebook</w:t>
      </w:r>
      <w:proofErr w:type="spellEnd"/>
      <w:proofErr w:type="gramEnd"/>
      <w:r>
        <w:rPr>
          <w:rFonts w:eastAsia="Arial"/>
        </w:rPr>
        <w:t>/</w:t>
      </w:r>
      <w:proofErr w:type="spellStart"/>
      <w:r>
        <w:rPr>
          <w:rFonts w:eastAsia="Arial"/>
        </w:rPr>
        <w:t>contriever-msmarco</w:t>
      </w:r>
      <w:proofErr w:type="spellEnd"/>
      <w:r>
        <w:rPr>
          <w:rFonts w:eastAsia="Arial"/>
        </w:rPr>
        <w:t xml:space="preserve"> bi-encoder. Documents and queries encoded into 768-dim embeddings; similarity computed via FAISS flat index. </w:t>
      </w:r>
      <w:proofErr w:type="gramStart"/>
      <w:r>
        <w:rPr>
          <w:rFonts w:eastAsia="Arial"/>
        </w:rPr>
        <w:t>Runs</w:t>
      </w:r>
      <w:proofErr w:type="gramEnd"/>
      <w:r>
        <w:rPr>
          <w:rFonts w:eastAsia="Arial"/>
        </w:rPr>
        <w:t xml:space="preserve"> in float16 on the A100 with minimal overhead. Captures semantic similarity where surface-form matching fails.</w:t>
      </w:r>
    </w:p>
    <w:p w14:paraId="2F4A5C45" w14:textId="77777777" w:rsidR="00415AAF" w:rsidRDefault="00000000">
      <w:pPr>
        <w:pStyle w:val="a4"/>
        <w:numPr>
          <w:ilvl w:val="0"/>
          <w:numId w:val="2"/>
        </w:numPr>
        <w:spacing w:before="40" w:after="40"/>
      </w:pPr>
      <w:r>
        <w:rPr>
          <w:rFonts w:eastAsia="Arial"/>
          <w:b/>
          <w:bCs/>
        </w:rPr>
        <w:t xml:space="preserve">Hybrid RRF (BM25 + </w:t>
      </w:r>
      <w:proofErr w:type="spellStart"/>
      <w:r>
        <w:rPr>
          <w:rFonts w:eastAsia="Arial"/>
          <w:b/>
          <w:bCs/>
        </w:rPr>
        <w:t>Contriever</w:t>
      </w:r>
      <w:proofErr w:type="spellEnd"/>
      <w:r>
        <w:rPr>
          <w:rFonts w:eastAsia="Arial"/>
          <w:b/>
          <w:bCs/>
        </w:rPr>
        <w:t>)</w:t>
      </w:r>
      <w:proofErr w:type="gramStart"/>
      <w:r>
        <w:rPr>
          <w:rFonts w:eastAsia="Arial"/>
          <w:b/>
          <w:bCs/>
        </w:rPr>
        <w:t>:</w:t>
      </w:r>
      <w:r>
        <w:rPr>
          <w:rFonts w:eastAsia="Arial"/>
        </w:rPr>
        <w:t xml:space="preserve">  Reciprocal</w:t>
      </w:r>
      <w:proofErr w:type="gramEnd"/>
      <w:r>
        <w:rPr>
          <w:rFonts w:eastAsia="Arial"/>
        </w:rPr>
        <w:t xml:space="preserve"> Rank Fusion (RRF, k=60) combining BM25 and </w:t>
      </w:r>
      <w:proofErr w:type="spellStart"/>
      <w:r>
        <w:rPr>
          <w:rFonts w:eastAsia="Arial"/>
        </w:rPr>
        <w:t>Contriever</w:t>
      </w:r>
      <w:proofErr w:type="spellEnd"/>
      <w:r>
        <w:rPr>
          <w:rFonts w:eastAsia="Arial"/>
        </w:rPr>
        <w:t xml:space="preserve"> score lists. Top-k=3 documents per query. Expected to outperform either retriever in isolation by covering both lexical and semantic dimensions.</w:t>
      </w:r>
    </w:p>
    <w:p w14:paraId="52C2A0F3" w14:textId="77777777" w:rsidR="00415AAF" w:rsidRDefault="00000000">
      <w:pPr>
        <w:pStyle w:val="2"/>
      </w:pPr>
      <w:proofErr w:type="gramStart"/>
      <w:r>
        <w:t>3.3  Generation</w:t>
      </w:r>
      <w:proofErr w:type="gramEnd"/>
      <w:r>
        <w:t xml:space="preserve"> Models</w:t>
      </w:r>
    </w:p>
    <w:p w14:paraId="0FA57AF9" w14:textId="5420F298" w:rsidR="00415AAF" w:rsidRDefault="00000000">
      <w:pPr>
        <w:spacing w:before="60" w:after="60"/>
        <w:jc w:val="both"/>
      </w:pPr>
      <w:r>
        <w:rPr>
          <w:rFonts w:eastAsia="Arial"/>
        </w:rPr>
        <w:t>We deliberately select models without domain-specific pre-training to isolate the effect of the retrieval component.</w:t>
      </w:r>
    </w:p>
    <w:p w14:paraId="5A6B5D20" w14:textId="1D430CE2" w:rsidR="00415AAF" w:rsidRDefault="009D2622">
      <w:pPr>
        <w:pStyle w:val="a4"/>
        <w:numPr>
          <w:ilvl w:val="0"/>
          <w:numId w:val="2"/>
        </w:numPr>
        <w:spacing w:before="40" w:after="40"/>
      </w:pPr>
      <w:r>
        <w:rPr>
          <w:rFonts w:eastAsia="Arial"/>
          <w:b/>
          <w:bCs/>
        </w:rPr>
        <w:t>LLaMA-3.1-8B-Instruct</w:t>
      </w:r>
    </w:p>
    <w:p w14:paraId="63E07714" w14:textId="2E6EBBA2" w:rsidR="00415AAF" w:rsidRDefault="00000000">
      <w:pPr>
        <w:pStyle w:val="a4"/>
        <w:numPr>
          <w:ilvl w:val="0"/>
          <w:numId w:val="2"/>
        </w:numPr>
        <w:spacing w:before="40" w:after="40"/>
      </w:pPr>
      <w:r>
        <w:rPr>
          <w:rFonts w:eastAsia="Arial"/>
          <w:b/>
          <w:bCs/>
        </w:rPr>
        <w:t>Qwen2.5-7B-Instruct</w:t>
      </w:r>
    </w:p>
    <w:p w14:paraId="35452E08" w14:textId="77777777" w:rsidR="00415AAF" w:rsidRDefault="00000000">
      <w:pPr>
        <w:pStyle w:val="2"/>
      </w:pPr>
      <w:proofErr w:type="gramStart"/>
      <w:r>
        <w:t>3.4  Retrieval</w:t>
      </w:r>
      <w:proofErr w:type="gramEnd"/>
      <w:r>
        <w:t xml:space="preserve"> Precision Analysis on </w:t>
      </w:r>
      <w:proofErr w:type="spellStart"/>
      <w:r>
        <w:t>HotpotQA</w:t>
      </w:r>
      <w:proofErr w:type="spellEnd"/>
    </w:p>
    <w:p w14:paraId="3A03B4BC" w14:textId="791B7337" w:rsidR="00415AAF" w:rsidRDefault="00000000">
      <w:pPr>
        <w:spacing w:before="60" w:after="60"/>
        <w:jc w:val="both"/>
      </w:pPr>
      <w:r>
        <w:rPr>
          <w:rFonts w:eastAsia="Arial"/>
        </w:rPr>
        <w:t>To directly investigate how retrieval quality affects downstream answer quality</w:t>
      </w:r>
      <w:r w:rsidR="009D2622">
        <w:rPr>
          <w:rFonts w:hint="eastAsia"/>
        </w:rPr>
        <w:t xml:space="preserve">, </w:t>
      </w:r>
      <w:r>
        <w:rPr>
          <w:rFonts w:eastAsia="Arial"/>
        </w:rPr>
        <w:t xml:space="preserve">we </w:t>
      </w:r>
      <w:proofErr w:type="gramStart"/>
      <w:r>
        <w:rPr>
          <w:rFonts w:eastAsia="Arial"/>
        </w:rPr>
        <w:t>conduct</w:t>
      </w:r>
      <w:proofErr w:type="gramEnd"/>
      <w:r>
        <w:rPr>
          <w:rFonts w:eastAsia="Arial"/>
        </w:rPr>
        <w:t xml:space="preserve"> a controlled experiment on the </w:t>
      </w:r>
      <w:proofErr w:type="spellStart"/>
      <w:r>
        <w:rPr>
          <w:rFonts w:eastAsia="Arial"/>
        </w:rPr>
        <w:t>HotpotQA</w:t>
      </w:r>
      <w:proofErr w:type="spellEnd"/>
      <w:r>
        <w:rPr>
          <w:rFonts w:eastAsia="Arial"/>
        </w:rPr>
        <w:t xml:space="preserve"> development set. </w:t>
      </w:r>
    </w:p>
    <w:p w14:paraId="3B39633E" w14:textId="77777777" w:rsidR="00415AAF" w:rsidRDefault="00000000">
      <w:pPr>
        <w:pStyle w:val="a4"/>
        <w:numPr>
          <w:ilvl w:val="0"/>
          <w:numId w:val="2"/>
        </w:numPr>
        <w:spacing w:before="40" w:after="40"/>
      </w:pPr>
      <w:r>
        <w:rPr>
          <w:rFonts w:eastAsia="Arial"/>
          <w:b/>
          <w:bCs/>
        </w:rPr>
        <w:t>Setup</w:t>
      </w:r>
      <w:proofErr w:type="gramStart"/>
      <w:r>
        <w:rPr>
          <w:rFonts w:eastAsia="Arial"/>
          <w:b/>
          <w:bCs/>
        </w:rPr>
        <w:t>:</w:t>
      </w:r>
      <w:r>
        <w:rPr>
          <w:rFonts w:eastAsia="Arial"/>
        </w:rPr>
        <w:t xml:space="preserve">  Index</w:t>
      </w:r>
      <w:proofErr w:type="gramEnd"/>
      <w:r>
        <w:rPr>
          <w:rFonts w:eastAsia="Arial"/>
        </w:rPr>
        <w:t xml:space="preserve"> all 7.4k dev-set supporting facts and distractor paragraphs using each of the three retrieval methods. </w:t>
      </w:r>
      <w:proofErr w:type="gramStart"/>
      <w:r>
        <w:rPr>
          <w:rFonts w:eastAsia="Arial"/>
        </w:rPr>
        <w:t>Retrieve</w:t>
      </w:r>
      <w:proofErr w:type="gramEnd"/>
      <w:r>
        <w:rPr>
          <w:rFonts w:eastAsia="Arial"/>
        </w:rPr>
        <w:t xml:space="preserve"> top-k documents for k ∈ {1, 3, 5, 10} per query.</w:t>
      </w:r>
    </w:p>
    <w:p w14:paraId="23A11E49" w14:textId="77777777" w:rsidR="00415AAF" w:rsidRDefault="00000000">
      <w:pPr>
        <w:pStyle w:val="a4"/>
        <w:numPr>
          <w:ilvl w:val="0"/>
          <w:numId w:val="2"/>
        </w:numPr>
        <w:spacing w:before="40" w:after="40"/>
      </w:pPr>
      <w:r>
        <w:rPr>
          <w:rFonts w:eastAsia="Arial"/>
          <w:b/>
          <w:bCs/>
        </w:rPr>
        <w:t>Retrieval metrics:</w:t>
      </w:r>
      <w:r>
        <w:rPr>
          <w:rFonts w:eastAsia="Arial"/>
        </w:rPr>
        <w:t xml:space="preserve">  </w:t>
      </w:r>
      <w:proofErr w:type="spellStart"/>
      <w:r>
        <w:rPr>
          <w:rFonts w:eastAsia="Arial"/>
        </w:rPr>
        <w:t>Recall@k</w:t>
      </w:r>
      <w:proofErr w:type="spellEnd"/>
      <w:r>
        <w:rPr>
          <w:rFonts w:eastAsia="Arial"/>
        </w:rPr>
        <w:t xml:space="preserve"> (fraction of queries where both gold passages appear in top-k) and </w:t>
      </w:r>
      <w:proofErr w:type="spellStart"/>
      <w:r>
        <w:rPr>
          <w:rFonts w:eastAsia="Arial"/>
        </w:rPr>
        <w:t>Precision@k</w:t>
      </w:r>
      <w:proofErr w:type="spellEnd"/>
      <w:r>
        <w:rPr>
          <w:rFonts w:eastAsia="Arial"/>
        </w:rPr>
        <w:t xml:space="preserve"> (fraction of retrieved passages that are gold).</w:t>
      </w:r>
    </w:p>
    <w:p w14:paraId="7713AB69" w14:textId="54D7389F" w:rsidR="00415AAF" w:rsidRDefault="00000000">
      <w:pPr>
        <w:pStyle w:val="a4"/>
        <w:numPr>
          <w:ilvl w:val="0"/>
          <w:numId w:val="2"/>
        </w:numPr>
        <w:spacing w:before="40" w:after="40"/>
      </w:pPr>
      <w:r>
        <w:rPr>
          <w:rFonts w:eastAsia="Arial"/>
          <w:b/>
          <w:bCs/>
        </w:rPr>
        <w:t>Generation metric:</w:t>
      </w:r>
      <w:r>
        <w:rPr>
          <w:rFonts w:eastAsia="Arial"/>
        </w:rPr>
        <w:t xml:space="preserve">  F1 score of the generated answer using </w:t>
      </w:r>
      <w:r w:rsidR="009D2622" w:rsidRPr="009D2622">
        <w:rPr>
          <w:rFonts w:eastAsia="Arial"/>
        </w:rPr>
        <w:t>LLaMA-3.1-8B-Instruct</w:t>
      </w:r>
      <w:r>
        <w:rPr>
          <w:rFonts w:eastAsia="Arial"/>
        </w:rPr>
        <w:t xml:space="preserve"> as the generator; correlate </w:t>
      </w:r>
      <w:proofErr w:type="spellStart"/>
      <w:r>
        <w:rPr>
          <w:rFonts w:eastAsia="Arial"/>
        </w:rPr>
        <w:t>Recall@k</w:t>
      </w:r>
      <w:proofErr w:type="spellEnd"/>
      <w:r>
        <w:rPr>
          <w:rFonts w:eastAsia="Arial"/>
        </w:rPr>
        <w:t xml:space="preserve"> against answer F1 to quantify the retrieval-generation dependency.</w:t>
      </w:r>
    </w:p>
    <w:p w14:paraId="4FFAA453" w14:textId="77777777" w:rsidR="00415AAF" w:rsidRDefault="00000000">
      <w:pPr>
        <w:pStyle w:val="2"/>
      </w:pPr>
      <w:proofErr w:type="gramStart"/>
      <w:r>
        <w:t>3.5  Zero</w:t>
      </w:r>
      <w:proofErr w:type="gramEnd"/>
      <w:r>
        <w:t>-Shot vs. Instruction-Tuned Model Comparison</w:t>
      </w:r>
    </w:p>
    <w:p w14:paraId="5D7EE003" w14:textId="0D279C41" w:rsidR="00415AAF" w:rsidRDefault="009D2622">
      <w:pPr>
        <w:spacing w:before="60" w:after="60"/>
        <w:jc w:val="both"/>
      </w:pPr>
      <w:r>
        <w:rPr>
          <w:rFonts w:hint="eastAsia"/>
        </w:rPr>
        <w:t>W</w:t>
      </w:r>
      <w:r>
        <w:rPr>
          <w:rFonts w:eastAsia="Arial"/>
        </w:rPr>
        <w:t>e isolate the effect of instruction tuning by comparing Qwen2.5-7B (base) against Qwen2.5-7B-Instruct on the same RAG configuration (</w:t>
      </w:r>
      <w:proofErr w:type="spellStart"/>
      <w:r>
        <w:rPr>
          <w:rFonts w:eastAsia="Arial"/>
        </w:rPr>
        <w:t>Contriever</w:t>
      </w:r>
      <w:proofErr w:type="spellEnd"/>
      <w:r>
        <w:rPr>
          <w:rFonts w:eastAsia="Arial"/>
        </w:rPr>
        <w:t xml:space="preserve"> retriever, k=3, all four datasets). The base model is prompted zero-shot without any system instruction; the instruct model receives a standard RAG system prompt. </w:t>
      </w:r>
    </w:p>
    <w:p w14:paraId="6764C774" w14:textId="3DB2E7FC" w:rsidR="00415AAF" w:rsidRDefault="00000000">
      <w:pPr>
        <w:pStyle w:val="a4"/>
        <w:numPr>
          <w:ilvl w:val="0"/>
          <w:numId w:val="2"/>
        </w:numPr>
        <w:spacing w:before="40" w:after="40"/>
      </w:pPr>
      <w:r>
        <w:rPr>
          <w:rFonts w:eastAsia="Arial"/>
          <w:b/>
          <w:bCs/>
        </w:rPr>
        <w:t>Models compared</w:t>
      </w:r>
      <w:proofErr w:type="gramStart"/>
      <w:r>
        <w:rPr>
          <w:rFonts w:eastAsia="Arial"/>
          <w:b/>
          <w:bCs/>
        </w:rPr>
        <w:t>:</w:t>
      </w:r>
      <w:r>
        <w:rPr>
          <w:rFonts w:eastAsia="Arial"/>
        </w:rPr>
        <w:t xml:space="preserve">  Qwen2</w:t>
      </w:r>
      <w:proofErr w:type="gramEnd"/>
      <w:r>
        <w:rPr>
          <w:rFonts w:eastAsia="Arial"/>
        </w:rPr>
        <w:t xml:space="preserve">.5-7B (zero-shot base), Qwen2.5-7B-Instruct (instruction-tuned), </w:t>
      </w:r>
      <w:r w:rsidR="009D2622" w:rsidRPr="009D2622">
        <w:rPr>
          <w:rFonts w:eastAsia="Arial"/>
        </w:rPr>
        <w:t>LLaMA-3.1-8B-Instruct</w:t>
      </w:r>
      <w:r>
        <w:rPr>
          <w:rFonts w:eastAsia="Arial"/>
        </w:rPr>
        <w:t xml:space="preserve"> (instruction-tuned, different training data).</w:t>
      </w:r>
    </w:p>
    <w:p w14:paraId="20448A5B" w14:textId="77777777" w:rsidR="00415AAF" w:rsidRDefault="00000000">
      <w:pPr>
        <w:pStyle w:val="a4"/>
        <w:numPr>
          <w:ilvl w:val="0"/>
          <w:numId w:val="2"/>
        </w:numPr>
        <w:spacing w:before="40" w:after="40"/>
      </w:pPr>
      <w:r>
        <w:rPr>
          <w:rFonts w:eastAsia="Arial"/>
          <w:b/>
          <w:bCs/>
        </w:rPr>
        <w:t>Metrics</w:t>
      </w:r>
      <w:proofErr w:type="gramStart"/>
      <w:r>
        <w:rPr>
          <w:rFonts w:eastAsia="Arial"/>
          <w:b/>
          <w:bCs/>
        </w:rPr>
        <w:t>:</w:t>
      </w:r>
      <w:r>
        <w:rPr>
          <w:rFonts w:eastAsia="Arial"/>
        </w:rPr>
        <w:t xml:space="preserve">  EM</w:t>
      </w:r>
      <w:proofErr w:type="gramEnd"/>
      <w:r>
        <w:rPr>
          <w:rFonts w:eastAsia="Arial"/>
        </w:rPr>
        <w:t xml:space="preserve">, F1, </w:t>
      </w:r>
      <w:proofErr w:type="spellStart"/>
      <w:r>
        <w:rPr>
          <w:rFonts w:eastAsia="Arial"/>
        </w:rPr>
        <w:t>FActScore</w:t>
      </w:r>
      <w:proofErr w:type="spellEnd"/>
      <w:r>
        <w:rPr>
          <w:rFonts w:eastAsia="Arial"/>
        </w:rPr>
        <w:t>, and Hallucination Rate per model across both domains. Response length and refusal rate also recorded.</w:t>
      </w:r>
    </w:p>
    <w:p w14:paraId="41EF7407" w14:textId="17B0A677" w:rsidR="00415AAF" w:rsidRDefault="00000000">
      <w:pPr>
        <w:pStyle w:val="2"/>
      </w:pPr>
      <w:proofErr w:type="gramStart"/>
      <w:r>
        <w:t>3.6  Hallucination</w:t>
      </w:r>
      <w:proofErr w:type="gramEnd"/>
      <w:r>
        <w:t xml:space="preserve"> Mitigation — </w:t>
      </w:r>
      <w:ins w:id="0" w:author="CassiDyablo" w:date="2026-03-25T13:51:00Z" w16du:dateUtc="2026-03-25T05:51:00Z">
        <w:r w:rsidR="00310FA6" w:rsidRPr="00310FA6">
          <w:rPr>
            <w:rFonts w:hint="eastAsia"/>
            <w:rPrChange w:id="1" w:author="CassiDyablo" w:date="2026-03-25T13:51:00Z" w16du:dateUtc="2026-03-25T05:51:00Z">
              <w:rPr>
                <w:rFonts w:asciiTheme="minorEastAsia" w:eastAsiaTheme="minorEastAsia" w:hAnsiTheme="minorEastAsia" w:hint="eastAsia"/>
              </w:rPr>
            </w:rPrChange>
          </w:rPr>
          <w:t>Baseline</w:t>
        </w:r>
        <w:r w:rsidR="00310FA6" w:rsidRPr="00310FA6">
          <w:rPr>
            <w:rFonts w:hint="eastAsia"/>
            <w:rPrChange w:id="2" w:author="CassiDyablo" w:date="2026-03-25T13:51:00Z" w16du:dateUtc="2026-03-25T05:51:00Z">
              <w:rPr>
                <w:rFonts w:eastAsiaTheme="minorEastAsia" w:hint="eastAsia"/>
              </w:rPr>
            </w:rPrChange>
          </w:rPr>
          <w:t xml:space="preserve"> + </w:t>
        </w:r>
      </w:ins>
      <w:r>
        <w:t>Three Strategies</w:t>
      </w:r>
    </w:p>
    <w:p w14:paraId="1A430FA1" w14:textId="77777777" w:rsidR="00415AAF" w:rsidRDefault="00000000">
      <w:pPr>
        <w:spacing w:before="60" w:after="60"/>
        <w:jc w:val="both"/>
      </w:pPr>
      <w:r>
        <w:rPr>
          <w:rFonts w:eastAsia="Arial"/>
        </w:rPr>
        <w:t>We compare four conditions (LLM-only baseline + three mitigation strategies) to measure the effect of each approach on factual accuracy and citation quality:</w:t>
      </w:r>
    </w:p>
    <w:p w14:paraId="19BB65B0" w14:textId="77777777" w:rsidR="00415AAF" w:rsidRDefault="00415AAF">
      <w:pPr>
        <w:spacing w:before="30" w:after="30"/>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7"/>
        <w:gridCol w:w="2551"/>
        <w:gridCol w:w="5812"/>
      </w:tblGrid>
      <w:tr w:rsidR="009D2622" w14:paraId="1E833351" w14:textId="77777777" w:rsidTr="009D2622">
        <w:trPr>
          <w:tblHeader/>
        </w:trPr>
        <w:tc>
          <w:tcPr>
            <w:tcW w:w="1417"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538CE61" w14:textId="77777777" w:rsidR="009D2622" w:rsidRDefault="009D2622">
            <w:r>
              <w:rPr>
                <w:rFonts w:eastAsia="Arial"/>
                <w:b/>
                <w:bCs/>
                <w:color w:val="FFFFFF"/>
                <w:sz w:val="19"/>
                <w:szCs w:val="19"/>
              </w:rPr>
              <w:lastRenderedPageBreak/>
              <w:t>Method</w:t>
            </w:r>
          </w:p>
        </w:tc>
        <w:tc>
          <w:tcPr>
            <w:tcW w:w="2551"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F5236FB" w14:textId="77777777" w:rsidR="009D2622" w:rsidRDefault="009D2622">
            <w:r>
              <w:rPr>
                <w:rFonts w:eastAsia="Arial"/>
                <w:b/>
                <w:bCs/>
                <w:color w:val="FFFFFF"/>
                <w:sz w:val="19"/>
                <w:szCs w:val="19"/>
              </w:rPr>
              <w:t>Components</w:t>
            </w:r>
          </w:p>
        </w:tc>
        <w:tc>
          <w:tcPr>
            <w:tcW w:w="581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0140990" w14:textId="77777777" w:rsidR="009D2622" w:rsidRDefault="009D2622">
            <w:r>
              <w:rPr>
                <w:rFonts w:eastAsia="Arial"/>
                <w:b/>
                <w:bCs/>
                <w:color w:val="FFFFFF"/>
                <w:sz w:val="19"/>
                <w:szCs w:val="19"/>
              </w:rPr>
              <w:t>Mechanism</w:t>
            </w:r>
          </w:p>
        </w:tc>
      </w:tr>
      <w:tr w:rsidR="009D2622" w14:paraId="610D84D2" w14:textId="77777777" w:rsidTr="009D2622">
        <w:tc>
          <w:tcPr>
            <w:tcW w:w="141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547355" w14:textId="77777777" w:rsidR="009D2622" w:rsidRDefault="009D2622">
            <w:r>
              <w:rPr>
                <w:rFonts w:eastAsia="Arial"/>
                <w:sz w:val="19"/>
                <w:szCs w:val="19"/>
              </w:rPr>
              <w:t>LLM Only (No Retrieval)</w:t>
            </w:r>
          </w:p>
        </w:tc>
        <w:tc>
          <w:tcPr>
            <w:tcW w:w="255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D9539B" w14:textId="77777777" w:rsidR="009D2622" w:rsidRDefault="009D2622">
            <w:r>
              <w:rPr>
                <w:rFonts w:eastAsia="Arial"/>
                <w:sz w:val="19"/>
                <w:szCs w:val="19"/>
              </w:rPr>
              <w:t>Neither</w:t>
            </w:r>
          </w:p>
        </w:tc>
        <w:tc>
          <w:tcPr>
            <w:tcW w:w="581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691EFA" w14:textId="77777777" w:rsidR="009D2622" w:rsidRDefault="009D2622">
            <w:r>
              <w:rPr>
                <w:rFonts w:eastAsia="Arial"/>
                <w:sz w:val="19"/>
                <w:szCs w:val="19"/>
              </w:rPr>
              <w:t>Purely parametric; no context grounding; highest hallucination baseline</w:t>
            </w:r>
          </w:p>
        </w:tc>
      </w:tr>
      <w:tr w:rsidR="009D2622" w14:paraId="6C6D9DCE" w14:textId="77777777" w:rsidTr="009D2622">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AD472D" w14:textId="77777777" w:rsidR="009D2622" w:rsidRDefault="009D2622">
            <w:r>
              <w:rPr>
                <w:rFonts w:eastAsia="Arial"/>
                <w:sz w:val="19"/>
                <w:szCs w:val="19"/>
              </w:rPr>
              <w:t>Vanilla RAG</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906FDA" w14:textId="77777777" w:rsidR="009D2622" w:rsidRDefault="009D2622">
            <w:r>
              <w:rPr>
                <w:rFonts w:eastAsia="Arial"/>
                <w:sz w:val="19"/>
                <w:szCs w:val="19"/>
              </w:rPr>
              <w:t>Retriever + Generator</w:t>
            </w:r>
          </w:p>
        </w:tc>
        <w:tc>
          <w:tcPr>
            <w:tcW w:w="58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1FC442" w14:textId="77777777" w:rsidR="009D2622" w:rsidRDefault="009D2622">
            <w:r>
              <w:rPr>
                <w:rFonts w:eastAsia="Arial"/>
                <w:sz w:val="19"/>
                <w:szCs w:val="19"/>
              </w:rPr>
              <w:t>Standard retrieve-then-generate; top-k=3 documents prepended to the prompt with no structural constraints</w:t>
            </w:r>
          </w:p>
        </w:tc>
      </w:tr>
      <w:tr w:rsidR="009D2622" w14:paraId="358D5972" w14:textId="77777777" w:rsidTr="009D2622">
        <w:tc>
          <w:tcPr>
            <w:tcW w:w="141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44BC63F" w14:textId="77777777" w:rsidR="009D2622" w:rsidRDefault="009D2622">
            <w:proofErr w:type="spellStart"/>
            <w:r>
              <w:rPr>
                <w:rFonts w:eastAsia="Arial"/>
                <w:sz w:val="19"/>
                <w:szCs w:val="19"/>
              </w:rPr>
              <w:t>LangChain</w:t>
            </w:r>
            <w:proofErr w:type="spellEnd"/>
            <w:r>
              <w:rPr>
                <w:rFonts w:eastAsia="Arial"/>
                <w:sz w:val="19"/>
                <w:szCs w:val="19"/>
              </w:rPr>
              <w:t xml:space="preserve"> Structured Chain</w:t>
            </w:r>
          </w:p>
        </w:tc>
        <w:tc>
          <w:tcPr>
            <w:tcW w:w="255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0133A2" w14:textId="2E0B3F1A" w:rsidR="009D2622" w:rsidRDefault="009D2622">
            <w:proofErr w:type="spellStart"/>
            <w:r>
              <w:rPr>
                <w:rFonts w:eastAsia="Arial"/>
                <w:sz w:val="19"/>
                <w:szCs w:val="19"/>
              </w:rPr>
              <w:t>LangChain</w:t>
            </w:r>
            <w:proofErr w:type="spellEnd"/>
            <w:r>
              <w:rPr>
                <w:rFonts w:eastAsia="Arial"/>
                <w:sz w:val="19"/>
                <w:szCs w:val="19"/>
              </w:rPr>
              <w:t xml:space="preserve"> </w:t>
            </w:r>
            <w:proofErr w:type="spellStart"/>
            <w:r>
              <w:rPr>
                <w:rFonts w:eastAsia="Arial"/>
                <w:sz w:val="19"/>
                <w:szCs w:val="19"/>
              </w:rPr>
              <w:t>RetrievalQA</w:t>
            </w:r>
            <w:proofErr w:type="spellEnd"/>
            <w:r>
              <w:rPr>
                <w:rFonts w:eastAsia="Arial"/>
                <w:sz w:val="19"/>
                <w:szCs w:val="19"/>
              </w:rPr>
              <w:t xml:space="preserve"> + Custom </w:t>
            </w:r>
            <w:proofErr w:type="spellStart"/>
            <w:r>
              <w:rPr>
                <w:rFonts w:eastAsia="Arial"/>
                <w:sz w:val="19"/>
                <w:szCs w:val="19"/>
              </w:rPr>
              <w:t>PromptTemplate</w:t>
            </w:r>
            <w:proofErr w:type="spellEnd"/>
            <w:r>
              <w:rPr>
                <w:rFonts w:eastAsia="Arial"/>
                <w:sz w:val="19"/>
                <w:szCs w:val="19"/>
              </w:rPr>
              <w:t xml:space="preserve"> + </w:t>
            </w:r>
            <w:r w:rsidR="00EC55F2" w:rsidRPr="00EC55F2">
              <w:rPr>
                <w:rFonts w:eastAsia="Arial"/>
                <w:sz w:val="19"/>
                <w:szCs w:val="19"/>
              </w:rPr>
              <w:t>LLaMA-3.1-8B-Instruct</w:t>
            </w:r>
          </w:p>
        </w:tc>
        <w:tc>
          <w:tcPr>
            <w:tcW w:w="581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B26920A" w14:textId="137A80AC" w:rsidR="009D2622" w:rsidRDefault="009D2622">
            <w:proofErr w:type="spellStart"/>
            <w:r>
              <w:rPr>
                <w:rFonts w:eastAsia="Arial"/>
                <w:sz w:val="19"/>
                <w:szCs w:val="19"/>
              </w:rPr>
              <w:t>PromptTemplate</w:t>
            </w:r>
            <w:proofErr w:type="spellEnd"/>
            <w:r>
              <w:rPr>
                <w:rFonts w:eastAsia="Arial"/>
                <w:sz w:val="19"/>
                <w:szCs w:val="19"/>
              </w:rPr>
              <w:t xml:space="preserve"> enforces (a) inline [Source N] citation before each factual claim, (b) brief chain-of-thought justification before the final answer; </w:t>
            </w:r>
            <w:proofErr w:type="spellStart"/>
            <w:r>
              <w:rPr>
                <w:rFonts w:eastAsia="Arial"/>
                <w:sz w:val="19"/>
                <w:szCs w:val="19"/>
              </w:rPr>
              <w:t>LangChain</w:t>
            </w:r>
            <w:proofErr w:type="spellEnd"/>
            <w:r>
              <w:rPr>
                <w:rFonts w:eastAsia="Arial"/>
                <w:sz w:val="19"/>
                <w:szCs w:val="19"/>
              </w:rPr>
              <w:t xml:space="preserve"> handles chunking (512-token, 10% overlap), FAISS retrieval, and constrained generation</w:t>
            </w:r>
          </w:p>
        </w:tc>
      </w:tr>
      <w:tr w:rsidR="009D2622" w14:paraId="26A95726" w14:textId="77777777" w:rsidTr="009D2622">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AD3F76" w14:textId="77777777" w:rsidR="009D2622" w:rsidRDefault="009D2622">
            <w:r>
              <w:rPr>
                <w:rFonts w:eastAsia="Arial"/>
                <w:sz w:val="19"/>
                <w:szCs w:val="19"/>
              </w:rPr>
              <w:t>Self-RAG</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684B90" w14:textId="0AD3E7AE" w:rsidR="009D2622" w:rsidRDefault="009D2622">
            <w:r>
              <w:rPr>
                <w:rFonts w:eastAsia="Arial"/>
                <w:sz w:val="19"/>
                <w:szCs w:val="19"/>
              </w:rPr>
              <w:t xml:space="preserve">Same retrievers + </w:t>
            </w:r>
            <w:r w:rsidR="00EC55F2" w:rsidRPr="00EC55F2">
              <w:rPr>
                <w:rFonts w:eastAsia="Arial"/>
                <w:sz w:val="19"/>
                <w:szCs w:val="19"/>
              </w:rPr>
              <w:t>LLaMA-3.1-8B-Instruct</w:t>
            </w:r>
          </w:p>
        </w:tc>
        <w:tc>
          <w:tcPr>
            <w:tcW w:w="58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27A7E8" w14:textId="77777777" w:rsidR="009D2622" w:rsidRDefault="009D2622">
            <w:r>
              <w:rPr>
                <w:rFonts w:eastAsia="Arial"/>
                <w:sz w:val="19"/>
                <w:szCs w:val="19"/>
              </w:rPr>
              <w:t>Generates learned reflection tokens to judge retrieval necessity and answer faithfulness; triggers a second retrieval pass for unsupported claims</w:t>
            </w:r>
          </w:p>
        </w:tc>
      </w:tr>
    </w:tbl>
    <w:p w14:paraId="77CB9AA8" w14:textId="77777777" w:rsidR="00415AAF" w:rsidRDefault="00000000">
      <w:pPr>
        <w:pStyle w:val="2"/>
      </w:pPr>
      <w:proofErr w:type="gramStart"/>
      <w:r>
        <w:t>3.7  Evaluation</w:t>
      </w:r>
      <w:proofErr w:type="gramEnd"/>
      <w:r>
        <w:t xml:space="preserve"> Metrics</w:t>
      </w:r>
    </w:p>
    <w:p w14:paraId="58F9163E" w14:textId="122D716C" w:rsidR="00415AAF" w:rsidRDefault="00000000">
      <w:pPr>
        <w:pStyle w:val="a4"/>
        <w:numPr>
          <w:ilvl w:val="0"/>
          <w:numId w:val="2"/>
        </w:numPr>
        <w:spacing w:before="40" w:after="40"/>
      </w:pPr>
      <w:r>
        <w:rPr>
          <w:rFonts w:eastAsia="Arial"/>
          <w:b/>
          <w:bCs/>
        </w:rPr>
        <w:t>Answer Accuracy (EM / F1)</w:t>
      </w:r>
    </w:p>
    <w:p w14:paraId="66D72210" w14:textId="7464F4E1" w:rsidR="00415AAF" w:rsidRDefault="00000000">
      <w:pPr>
        <w:pStyle w:val="a4"/>
        <w:numPr>
          <w:ilvl w:val="0"/>
          <w:numId w:val="2"/>
        </w:numPr>
        <w:spacing w:before="40" w:after="40"/>
      </w:pPr>
      <w:proofErr w:type="spellStart"/>
      <w:r>
        <w:rPr>
          <w:rFonts w:eastAsia="Arial"/>
          <w:b/>
          <w:bCs/>
        </w:rPr>
        <w:t>Recall@k</w:t>
      </w:r>
      <w:proofErr w:type="spellEnd"/>
      <w:r>
        <w:rPr>
          <w:rFonts w:eastAsia="Arial"/>
          <w:b/>
          <w:bCs/>
        </w:rPr>
        <w:t xml:space="preserve"> and </w:t>
      </w:r>
      <w:proofErr w:type="spellStart"/>
      <w:r>
        <w:rPr>
          <w:rFonts w:eastAsia="Arial"/>
          <w:b/>
          <w:bCs/>
        </w:rPr>
        <w:t>Precision@k</w:t>
      </w:r>
      <w:proofErr w:type="spellEnd"/>
    </w:p>
    <w:p w14:paraId="66429BF9" w14:textId="76029803" w:rsidR="00415AAF" w:rsidRDefault="00000000">
      <w:pPr>
        <w:pStyle w:val="a4"/>
        <w:numPr>
          <w:ilvl w:val="0"/>
          <w:numId w:val="2"/>
        </w:numPr>
        <w:spacing w:before="40" w:after="40"/>
      </w:pPr>
      <w:proofErr w:type="spellStart"/>
      <w:r>
        <w:rPr>
          <w:rFonts w:eastAsia="Arial"/>
          <w:b/>
          <w:bCs/>
        </w:rPr>
        <w:t>FActScore</w:t>
      </w:r>
      <w:proofErr w:type="spellEnd"/>
    </w:p>
    <w:p w14:paraId="24668955" w14:textId="6967E151" w:rsidR="00415AAF" w:rsidRDefault="00000000">
      <w:pPr>
        <w:pStyle w:val="a4"/>
        <w:numPr>
          <w:ilvl w:val="0"/>
          <w:numId w:val="2"/>
        </w:numPr>
        <w:spacing w:before="40" w:after="40"/>
      </w:pPr>
      <w:r>
        <w:rPr>
          <w:rFonts w:eastAsia="Arial"/>
          <w:b/>
          <w:bCs/>
        </w:rPr>
        <w:t>Citation Precision / Recall</w:t>
      </w:r>
      <w:proofErr w:type="gramStart"/>
      <w:r>
        <w:rPr>
          <w:rFonts w:eastAsia="Arial"/>
          <w:b/>
          <w:bCs/>
        </w:rPr>
        <w:t>:</w:t>
      </w:r>
      <w:r>
        <w:rPr>
          <w:rFonts w:eastAsia="Arial"/>
        </w:rPr>
        <w:t xml:space="preserve">  Human</w:t>
      </w:r>
      <w:proofErr w:type="gramEnd"/>
      <w:r>
        <w:rPr>
          <w:rFonts w:eastAsia="Arial"/>
        </w:rPr>
        <w:t xml:space="preserve"> assessment on a 50-response stratified subsample</w:t>
      </w:r>
      <w:r w:rsidR="00270782">
        <w:rPr>
          <w:rFonts w:hint="eastAsia"/>
        </w:rPr>
        <w:t>.</w:t>
      </w:r>
    </w:p>
    <w:p w14:paraId="3C676A26" w14:textId="326FF0C0" w:rsidR="00415AAF" w:rsidRDefault="00000000" w:rsidP="00270782">
      <w:pPr>
        <w:pStyle w:val="a4"/>
        <w:numPr>
          <w:ilvl w:val="0"/>
          <w:numId w:val="2"/>
        </w:numPr>
        <w:spacing w:before="40" w:after="40"/>
      </w:pPr>
      <w:r>
        <w:rPr>
          <w:rFonts w:eastAsia="Arial"/>
          <w:b/>
          <w:bCs/>
        </w:rPr>
        <w:t>Hallucination Rate</w:t>
      </w:r>
      <w:proofErr w:type="gramStart"/>
      <w:r>
        <w:rPr>
          <w:rFonts w:eastAsia="Arial"/>
          <w:b/>
          <w:bCs/>
        </w:rPr>
        <w:t>:</w:t>
      </w:r>
      <w:r>
        <w:rPr>
          <w:rFonts w:eastAsia="Arial"/>
        </w:rPr>
        <w:t xml:space="preserve">  Proportion</w:t>
      </w:r>
      <w:proofErr w:type="gramEnd"/>
      <w:r>
        <w:rPr>
          <w:rFonts w:eastAsia="Arial"/>
        </w:rPr>
        <w:t xml:space="preserve"> of responses containing factually unsupported statements across the four mitigation conditions.</w:t>
      </w:r>
    </w:p>
    <w:p w14:paraId="66600579" w14:textId="77777777" w:rsidR="00415AAF" w:rsidRDefault="00000000">
      <w:pPr>
        <w:pStyle w:val="1"/>
      </w:pPr>
      <w:proofErr w:type="gramStart"/>
      <w:r>
        <w:t>4  Selected</w:t>
      </w:r>
      <w:proofErr w:type="gramEnd"/>
      <w:r>
        <w:t xml:space="preserve"> Datasets</w:t>
      </w:r>
    </w:p>
    <w:p w14:paraId="0CBEF2B7" w14:textId="0B73B957" w:rsidR="00415AAF" w:rsidRDefault="00000000">
      <w:pPr>
        <w:spacing w:before="60" w:after="60"/>
        <w:jc w:val="both"/>
      </w:pPr>
      <w:r>
        <w:rPr>
          <w:rFonts w:eastAsia="Arial"/>
        </w:rPr>
        <w:t xml:space="preserve">We selected four open-source datasets spanning Finance, Law, and General multi-hop QA. </w:t>
      </w:r>
    </w:p>
    <w:p w14:paraId="1471FE58" w14:textId="77777777" w:rsidR="00415AAF" w:rsidRDefault="00415AAF">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6"/>
        <w:gridCol w:w="1326"/>
        <w:gridCol w:w="1479"/>
        <w:gridCol w:w="5097"/>
      </w:tblGrid>
      <w:tr w:rsidR="00270782" w14:paraId="3C5E59A3" w14:textId="77777777" w:rsidTr="00270782">
        <w:trPr>
          <w:tblHeader/>
        </w:trPr>
        <w:tc>
          <w:tcPr>
            <w:tcW w:w="173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43741B8" w14:textId="77777777" w:rsidR="00270782" w:rsidRDefault="00270782">
            <w:r>
              <w:rPr>
                <w:rFonts w:eastAsia="Arial"/>
                <w:b/>
                <w:bCs/>
                <w:color w:val="FFFFFF"/>
                <w:sz w:val="19"/>
                <w:szCs w:val="19"/>
              </w:rPr>
              <w:t>Dataset</w:t>
            </w:r>
          </w:p>
        </w:tc>
        <w:tc>
          <w:tcPr>
            <w:tcW w:w="13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6E12230" w14:textId="77777777" w:rsidR="00270782" w:rsidRDefault="00270782">
            <w:r>
              <w:rPr>
                <w:rFonts w:eastAsia="Arial"/>
                <w:b/>
                <w:bCs/>
                <w:color w:val="FFFFFF"/>
                <w:sz w:val="19"/>
                <w:szCs w:val="19"/>
              </w:rPr>
              <w:t>Domain</w:t>
            </w:r>
          </w:p>
        </w:tc>
        <w:tc>
          <w:tcPr>
            <w:tcW w:w="1479"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5E9461C" w14:textId="77777777" w:rsidR="00270782" w:rsidRDefault="00270782">
            <w:r>
              <w:rPr>
                <w:rFonts w:eastAsia="Arial"/>
                <w:b/>
                <w:bCs/>
                <w:color w:val="FFFFFF"/>
                <w:sz w:val="19"/>
                <w:szCs w:val="19"/>
              </w:rPr>
              <w:t>Size</w:t>
            </w:r>
          </w:p>
        </w:tc>
        <w:tc>
          <w:tcPr>
            <w:tcW w:w="5097"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1335C43" w14:textId="77777777" w:rsidR="00270782" w:rsidRDefault="00270782">
            <w:r>
              <w:rPr>
                <w:rFonts w:eastAsia="Arial"/>
                <w:b/>
                <w:bCs/>
                <w:color w:val="FFFFFF"/>
                <w:sz w:val="19"/>
                <w:szCs w:val="19"/>
              </w:rPr>
              <w:t>Description</w:t>
            </w:r>
          </w:p>
        </w:tc>
      </w:tr>
      <w:tr w:rsidR="00270782" w14:paraId="6C9E1476" w14:textId="77777777" w:rsidTr="00270782">
        <w:tc>
          <w:tcPr>
            <w:tcW w:w="173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AA1952A" w14:textId="77777777" w:rsidR="00270782" w:rsidRDefault="00270782">
            <w:proofErr w:type="spellStart"/>
            <w:r>
              <w:rPr>
                <w:rFonts w:eastAsia="Arial"/>
                <w:sz w:val="19"/>
                <w:szCs w:val="19"/>
              </w:rPr>
              <w:t>FinanceBench</w:t>
            </w:r>
            <w:proofErr w:type="spellEnd"/>
          </w:p>
        </w:tc>
        <w:tc>
          <w:tcPr>
            <w:tcW w:w="13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3E422A7" w14:textId="77777777" w:rsidR="00270782" w:rsidRDefault="00270782">
            <w:r>
              <w:rPr>
                <w:rFonts w:eastAsia="Arial"/>
                <w:sz w:val="19"/>
                <w:szCs w:val="19"/>
              </w:rPr>
              <w:t>Finance</w:t>
            </w:r>
          </w:p>
        </w:tc>
        <w:tc>
          <w:tcPr>
            <w:tcW w:w="147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125BEE" w14:textId="77777777" w:rsidR="00270782" w:rsidRDefault="00270782">
            <w:r>
              <w:rPr>
                <w:rFonts w:eastAsia="Arial"/>
                <w:sz w:val="19"/>
                <w:szCs w:val="19"/>
              </w:rPr>
              <w:t>~150 QA pairs (public subset)</w:t>
            </w:r>
          </w:p>
        </w:tc>
        <w:tc>
          <w:tcPr>
            <w:tcW w:w="509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5D654B" w14:textId="77777777" w:rsidR="00270782" w:rsidRDefault="00270782">
            <w:r>
              <w:rPr>
                <w:rFonts w:eastAsia="Arial"/>
                <w:sz w:val="19"/>
                <w:szCs w:val="19"/>
              </w:rPr>
              <w:t>QA over SEC 10-K/10-Q filings; tests numerical reasoning, ratio extraction, and factual retrieval; ground-truth answers with evidence citations</w:t>
            </w:r>
          </w:p>
        </w:tc>
      </w:tr>
      <w:tr w:rsidR="00270782" w14:paraId="4967C697" w14:textId="77777777" w:rsidTr="00270782">
        <w:tc>
          <w:tcPr>
            <w:tcW w:w="17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83E79C" w14:textId="77777777" w:rsidR="00270782" w:rsidRDefault="00270782">
            <w:proofErr w:type="spellStart"/>
            <w:r>
              <w:rPr>
                <w:rFonts w:eastAsia="Arial"/>
                <w:sz w:val="19"/>
                <w:szCs w:val="19"/>
              </w:rPr>
              <w:t>HotpotQA</w:t>
            </w:r>
            <w:proofErr w:type="spellEnd"/>
            <w:r>
              <w:rPr>
                <w:rFonts w:eastAsia="Arial"/>
                <w:sz w:val="19"/>
                <w:szCs w:val="19"/>
              </w:rPr>
              <w:t xml:space="preserve"> (dev set)</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58FF25" w14:textId="77777777" w:rsidR="00270782" w:rsidRDefault="00270782">
            <w:r>
              <w:rPr>
                <w:rFonts w:eastAsia="Arial"/>
                <w:sz w:val="19"/>
                <w:szCs w:val="19"/>
              </w:rPr>
              <w:t>General (</w:t>
            </w:r>
            <w:proofErr w:type="gramStart"/>
            <w:r>
              <w:rPr>
                <w:rFonts w:eastAsia="Arial"/>
                <w:sz w:val="19"/>
                <w:szCs w:val="19"/>
              </w:rPr>
              <w:t>Multi-hop</w:t>
            </w:r>
            <w:proofErr w:type="gramEnd"/>
            <w:r>
              <w:rPr>
                <w:rFonts w:eastAsia="Arial"/>
                <w:sz w:val="19"/>
                <w:szCs w:val="19"/>
              </w:rPr>
              <w:t>)</w:t>
            </w:r>
          </w:p>
        </w:tc>
        <w:tc>
          <w:tcPr>
            <w:tcW w:w="14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412679" w14:textId="77777777" w:rsidR="00270782" w:rsidRDefault="00270782">
            <w:r>
              <w:rPr>
                <w:rFonts w:eastAsia="Arial"/>
                <w:sz w:val="19"/>
                <w:szCs w:val="19"/>
              </w:rPr>
              <w:t>~7.4k dev pairs</w:t>
            </w:r>
          </w:p>
        </w:tc>
        <w:tc>
          <w:tcPr>
            <w:tcW w:w="50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6DEFB6" w14:textId="77777777" w:rsidR="00270782" w:rsidRDefault="00270782">
            <w:r>
              <w:rPr>
                <w:rFonts w:eastAsia="Arial"/>
                <w:sz w:val="19"/>
                <w:szCs w:val="19"/>
              </w:rPr>
              <w:t>Multi-hop QA requiring evidence from 2+ Wikipedia passages; distractor passages included to stress retrieval precision</w:t>
            </w:r>
          </w:p>
        </w:tc>
      </w:tr>
      <w:tr w:rsidR="00270782" w14:paraId="68F4B06B" w14:textId="77777777" w:rsidTr="00270782">
        <w:tc>
          <w:tcPr>
            <w:tcW w:w="173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3A7D14" w14:textId="77777777" w:rsidR="00270782" w:rsidRDefault="00270782">
            <w:r>
              <w:rPr>
                <w:rFonts w:eastAsia="Arial"/>
                <w:sz w:val="19"/>
                <w:szCs w:val="19"/>
              </w:rPr>
              <w:t>CUAD</w:t>
            </w:r>
          </w:p>
        </w:tc>
        <w:tc>
          <w:tcPr>
            <w:tcW w:w="13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7DD2329" w14:textId="77777777" w:rsidR="00270782" w:rsidRDefault="00270782">
            <w:r>
              <w:rPr>
                <w:rFonts w:eastAsia="Arial"/>
                <w:sz w:val="19"/>
                <w:szCs w:val="19"/>
              </w:rPr>
              <w:t>Law</w:t>
            </w:r>
          </w:p>
        </w:tc>
        <w:tc>
          <w:tcPr>
            <w:tcW w:w="147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9AACE5" w14:textId="77777777" w:rsidR="00270782" w:rsidRDefault="00270782">
            <w:r>
              <w:rPr>
                <w:rFonts w:eastAsia="Arial"/>
                <w:sz w:val="19"/>
                <w:szCs w:val="19"/>
              </w:rPr>
              <w:t>510 contracts ~13k QA pairs</w:t>
            </w:r>
          </w:p>
        </w:tc>
        <w:tc>
          <w:tcPr>
            <w:tcW w:w="509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E78E3A" w14:textId="77777777" w:rsidR="00270782" w:rsidRDefault="00270782">
            <w:r>
              <w:rPr>
                <w:rFonts w:eastAsia="Arial"/>
                <w:sz w:val="19"/>
                <w:szCs w:val="19"/>
              </w:rPr>
              <w:t xml:space="preserve">41 legal clause types over real commercial contracts; </w:t>
            </w:r>
            <w:proofErr w:type="spellStart"/>
            <w:r>
              <w:rPr>
                <w:rFonts w:eastAsia="Arial"/>
                <w:sz w:val="19"/>
                <w:szCs w:val="19"/>
              </w:rPr>
              <w:t>SQuAD</w:t>
            </w:r>
            <w:proofErr w:type="spellEnd"/>
            <w:r>
              <w:rPr>
                <w:rFonts w:eastAsia="Arial"/>
                <w:sz w:val="19"/>
                <w:szCs w:val="19"/>
              </w:rPr>
              <w:t>-style extractive QA with annotated answer spans</w:t>
            </w:r>
          </w:p>
        </w:tc>
      </w:tr>
      <w:tr w:rsidR="00270782" w14:paraId="16694889" w14:textId="77777777" w:rsidTr="00270782">
        <w:tc>
          <w:tcPr>
            <w:tcW w:w="17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0EB84" w14:textId="77777777" w:rsidR="00270782" w:rsidRDefault="00270782">
            <w:proofErr w:type="spellStart"/>
            <w:r>
              <w:rPr>
                <w:rFonts w:eastAsia="Arial"/>
                <w:sz w:val="19"/>
                <w:szCs w:val="19"/>
              </w:rPr>
              <w:t>LegalBench</w:t>
            </w:r>
            <w:proofErr w:type="spellEnd"/>
            <w:r>
              <w:rPr>
                <w:rFonts w:eastAsia="Arial"/>
                <w:sz w:val="19"/>
                <w:szCs w:val="19"/>
              </w:rPr>
              <w:t>-RAG-mini</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F7D6FC" w14:textId="77777777" w:rsidR="00270782" w:rsidRDefault="00270782">
            <w:r>
              <w:rPr>
                <w:rFonts w:eastAsia="Arial"/>
                <w:sz w:val="19"/>
                <w:szCs w:val="19"/>
              </w:rPr>
              <w:t>Law</w:t>
            </w:r>
          </w:p>
        </w:tc>
        <w:tc>
          <w:tcPr>
            <w:tcW w:w="14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FF4596" w14:textId="77777777" w:rsidR="00270782" w:rsidRDefault="00270782">
            <w:r>
              <w:rPr>
                <w:rFonts w:eastAsia="Arial"/>
                <w:sz w:val="19"/>
                <w:szCs w:val="19"/>
              </w:rPr>
              <w:t>776 QA pairs (79M char corpus)</w:t>
            </w:r>
          </w:p>
        </w:tc>
        <w:tc>
          <w:tcPr>
            <w:tcW w:w="50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1D3C45" w14:textId="77777777" w:rsidR="00270782" w:rsidRDefault="00270782">
            <w:r>
              <w:rPr>
                <w:rFonts w:eastAsia="Arial"/>
                <w:sz w:val="19"/>
                <w:szCs w:val="19"/>
              </w:rPr>
              <w:t xml:space="preserve">First RAG-specific legal retrieval benchmark; queries trace back to minimal ground-truth snippets in CUAD, MAUD, </w:t>
            </w:r>
            <w:proofErr w:type="spellStart"/>
            <w:r>
              <w:rPr>
                <w:rFonts w:eastAsia="Arial"/>
                <w:sz w:val="19"/>
                <w:szCs w:val="19"/>
              </w:rPr>
              <w:t>PrivacyQA</w:t>
            </w:r>
            <w:proofErr w:type="spellEnd"/>
            <w:r>
              <w:rPr>
                <w:rFonts w:eastAsia="Arial"/>
                <w:sz w:val="19"/>
                <w:szCs w:val="19"/>
              </w:rPr>
              <w:t xml:space="preserve">, and Contract-NLI corpora; enables </w:t>
            </w:r>
            <w:proofErr w:type="spellStart"/>
            <w:r>
              <w:rPr>
                <w:rFonts w:eastAsia="Arial"/>
                <w:sz w:val="19"/>
                <w:szCs w:val="19"/>
              </w:rPr>
              <w:t>Precision@k</w:t>
            </w:r>
            <w:proofErr w:type="spellEnd"/>
            <w:r>
              <w:rPr>
                <w:rFonts w:eastAsia="Arial"/>
                <w:sz w:val="19"/>
                <w:szCs w:val="19"/>
              </w:rPr>
              <w:t xml:space="preserve"> and </w:t>
            </w:r>
            <w:proofErr w:type="spellStart"/>
            <w:proofErr w:type="gramStart"/>
            <w:r>
              <w:rPr>
                <w:rFonts w:eastAsia="Arial"/>
                <w:sz w:val="19"/>
                <w:szCs w:val="19"/>
              </w:rPr>
              <w:t>Recall</w:t>
            </w:r>
            <w:proofErr w:type="gramEnd"/>
            <w:r>
              <w:rPr>
                <w:rFonts w:eastAsia="Arial"/>
                <w:sz w:val="19"/>
                <w:szCs w:val="19"/>
              </w:rPr>
              <w:t>@k</w:t>
            </w:r>
            <w:proofErr w:type="spellEnd"/>
            <w:r>
              <w:rPr>
                <w:rFonts w:eastAsia="Arial"/>
                <w:sz w:val="19"/>
                <w:szCs w:val="19"/>
              </w:rPr>
              <w:t xml:space="preserve"> evaluation at character level</w:t>
            </w:r>
          </w:p>
        </w:tc>
      </w:tr>
    </w:tbl>
    <w:p w14:paraId="60106771" w14:textId="77777777" w:rsidR="00415AAF" w:rsidRDefault="00415AAF">
      <w:pPr>
        <w:spacing w:before="80" w:after="80"/>
      </w:pPr>
    </w:p>
    <w:p w14:paraId="4912E5E6" w14:textId="77777777" w:rsidR="00415AAF" w:rsidRDefault="00000000">
      <w:pPr>
        <w:pStyle w:val="1"/>
      </w:pPr>
      <w:proofErr w:type="gramStart"/>
      <w:r>
        <w:t>5  Planned</w:t>
      </w:r>
      <w:proofErr w:type="gramEnd"/>
      <w:r>
        <w:t xml:space="preserve"> Experiments</w:t>
      </w:r>
    </w:p>
    <w:p w14:paraId="750A76C7" w14:textId="77777777" w:rsidR="00415AAF" w:rsidRDefault="00000000">
      <w:pPr>
        <w:pStyle w:val="2"/>
      </w:pPr>
      <w:proofErr w:type="gramStart"/>
      <w:r>
        <w:t>5.1  Retrieval</w:t>
      </w:r>
      <w:proofErr w:type="gramEnd"/>
      <w:r>
        <w:t>–Generation Grid (3 × 2 × 2)</w:t>
      </w:r>
    </w:p>
    <w:p w14:paraId="0B4E0005" w14:textId="02397962" w:rsidR="00415AAF" w:rsidRDefault="00000000" w:rsidP="00270782">
      <w:pPr>
        <w:spacing w:before="60" w:after="60"/>
        <w:jc w:val="both"/>
      </w:pPr>
      <w:r>
        <w:rPr>
          <w:rFonts w:eastAsia="Arial"/>
        </w:rPr>
        <w:t xml:space="preserve">We run a 3 × 2 × 2 experiment: three retrieval methods (BM25, </w:t>
      </w:r>
      <w:proofErr w:type="spellStart"/>
      <w:r>
        <w:rPr>
          <w:rFonts w:eastAsia="Arial"/>
        </w:rPr>
        <w:t>Contriever</w:t>
      </w:r>
      <w:proofErr w:type="spellEnd"/>
      <w:r>
        <w:rPr>
          <w:rFonts w:eastAsia="Arial"/>
        </w:rPr>
        <w:t>, Hybrid RRF) × two generators (</w:t>
      </w:r>
      <w:r w:rsidR="00EC55F2" w:rsidRPr="00A73BAD">
        <w:rPr>
          <w:rFonts w:eastAsia="Arial"/>
        </w:rPr>
        <w:t>LLaMA-3.1-8B-Instruct</w:t>
      </w:r>
      <w:r>
        <w:rPr>
          <w:rFonts w:eastAsia="Arial"/>
        </w:rPr>
        <w:t xml:space="preserve">, Qwen2.5-7B-Instruct) × two domains (Finance, Law), evaluated on </w:t>
      </w:r>
      <w:proofErr w:type="spellStart"/>
      <w:r>
        <w:rPr>
          <w:rFonts w:eastAsia="Arial"/>
        </w:rPr>
        <w:t>FinanceBench</w:t>
      </w:r>
      <w:proofErr w:type="spellEnd"/>
      <w:r>
        <w:rPr>
          <w:rFonts w:eastAsia="Arial"/>
        </w:rPr>
        <w:t xml:space="preserve">, CUAD, and </w:t>
      </w:r>
      <w:proofErr w:type="spellStart"/>
      <w:r>
        <w:rPr>
          <w:rFonts w:eastAsia="Arial"/>
        </w:rPr>
        <w:t>LegalBench</w:t>
      </w:r>
      <w:proofErr w:type="spellEnd"/>
      <w:r>
        <w:rPr>
          <w:rFonts w:eastAsia="Arial"/>
        </w:rPr>
        <w:t xml:space="preserve">-RAG-mini. We report EM, F1, </w:t>
      </w:r>
      <w:proofErr w:type="spellStart"/>
      <w:r>
        <w:rPr>
          <w:rFonts w:eastAsia="Arial"/>
        </w:rPr>
        <w:t>FActScore</w:t>
      </w:r>
      <w:proofErr w:type="spellEnd"/>
      <w:r>
        <w:rPr>
          <w:rFonts w:eastAsia="Arial"/>
        </w:rPr>
        <w:t xml:space="preserve">, and Recall@3 per cell. </w:t>
      </w:r>
    </w:p>
    <w:p w14:paraId="4A636A00" w14:textId="77777777" w:rsidR="00415AAF" w:rsidRDefault="00000000">
      <w:pPr>
        <w:pStyle w:val="2"/>
      </w:pPr>
      <w:proofErr w:type="gramStart"/>
      <w:r>
        <w:t>5.2  Retrieval</w:t>
      </w:r>
      <w:proofErr w:type="gramEnd"/>
      <w:r>
        <w:t xml:space="preserve"> Precision Analysis on </w:t>
      </w:r>
      <w:proofErr w:type="spellStart"/>
      <w:r>
        <w:t>HotpotQA</w:t>
      </w:r>
      <w:proofErr w:type="spellEnd"/>
    </w:p>
    <w:p w14:paraId="6E0B3AEB" w14:textId="7345A0CF" w:rsidR="00415AAF" w:rsidRDefault="00000000" w:rsidP="00270782">
      <w:pPr>
        <w:spacing w:before="60" w:after="60"/>
        <w:jc w:val="both"/>
      </w:pPr>
      <w:r>
        <w:rPr>
          <w:rFonts w:eastAsia="Arial"/>
        </w:rPr>
        <w:lastRenderedPageBreak/>
        <w:t xml:space="preserve">We </w:t>
      </w:r>
      <w:proofErr w:type="gramStart"/>
      <w:r>
        <w:rPr>
          <w:rFonts w:eastAsia="Arial"/>
        </w:rPr>
        <w:t>evaluate</w:t>
      </w:r>
      <w:proofErr w:type="gramEnd"/>
      <w:r>
        <w:rPr>
          <w:rFonts w:eastAsia="Arial"/>
        </w:rPr>
        <w:t xml:space="preserve"> all three retrieval methods on the </w:t>
      </w:r>
      <w:proofErr w:type="spellStart"/>
      <w:r>
        <w:rPr>
          <w:rFonts w:eastAsia="Arial"/>
        </w:rPr>
        <w:t>HotpotQA</w:t>
      </w:r>
      <w:proofErr w:type="spellEnd"/>
      <w:r>
        <w:rPr>
          <w:rFonts w:eastAsia="Arial"/>
        </w:rPr>
        <w:t xml:space="preserve"> development set to directly measure how retrieval quality translates to answer quality. </w:t>
      </w:r>
    </w:p>
    <w:p w14:paraId="3FE04A2C" w14:textId="77777777" w:rsidR="00415AAF" w:rsidRDefault="00000000">
      <w:pPr>
        <w:pStyle w:val="2"/>
      </w:pPr>
      <w:proofErr w:type="gramStart"/>
      <w:r>
        <w:t>5.3  Zero</w:t>
      </w:r>
      <w:proofErr w:type="gramEnd"/>
      <w:r>
        <w:t>-Shot vs. Instruction-Tuned Model Comparison</w:t>
      </w:r>
    </w:p>
    <w:p w14:paraId="1A8A5D1E" w14:textId="51371DAF" w:rsidR="00415AAF" w:rsidRDefault="00000000">
      <w:pPr>
        <w:spacing w:before="60" w:after="60"/>
        <w:jc w:val="both"/>
      </w:pPr>
      <w:r>
        <w:rPr>
          <w:rFonts w:eastAsia="Arial"/>
        </w:rPr>
        <w:t>This experiment isolates the contribution of instruction tuning from that of retrieval, and tests whether instruction-tuned models consistently outperform zero-shot prompting across both domains.</w:t>
      </w:r>
    </w:p>
    <w:p w14:paraId="003D8FDE" w14:textId="77777777" w:rsidR="00415AAF" w:rsidRDefault="00000000">
      <w:pPr>
        <w:pStyle w:val="2"/>
      </w:pPr>
      <w:proofErr w:type="gramStart"/>
      <w:r>
        <w:t>5.4  Hallucination</w:t>
      </w:r>
      <w:proofErr w:type="gramEnd"/>
      <w:r>
        <w:t xml:space="preserve"> Mitigation Comparison</w:t>
      </w:r>
    </w:p>
    <w:p w14:paraId="54C4F4B7" w14:textId="55AA29BA" w:rsidR="00415AAF" w:rsidRDefault="00000000">
      <w:pPr>
        <w:spacing w:before="60" w:after="60"/>
        <w:jc w:val="both"/>
      </w:pPr>
      <w:r>
        <w:rPr>
          <w:rFonts w:eastAsia="Arial"/>
        </w:rPr>
        <w:t xml:space="preserve">We compare all four conditions (LLM-only, Vanilla RAG, </w:t>
      </w:r>
      <w:proofErr w:type="spellStart"/>
      <w:r>
        <w:rPr>
          <w:rFonts w:eastAsia="Arial"/>
        </w:rPr>
        <w:t>LangChain</w:t>
      </w:r>
      <w:proofErr w:type="spellEnd"/>
      <w:r>
        <w:rPr>
          <w:rFonts w:eastAsia="Arial"/>
        </w:rPr>
        <w:t xml:space="preserve"> Structured Chain, Self-RAG) on 100 responses per domain using </w:t>
      </w:r>
      <w:r w:rsidR="00270782" w:rsidRPr="009D2622">
        <w:rPr>
          <w:rFonts w:eastAsia="Arial"/>
        </w:rPr>
        <w:t>LLaMA-3.1-8B-Instruct</w:t>
      </w:r>
      <w:r>
        <w:rPr>
          <w:rFonts w:eastAsia="Arial"/>
        </w:rPr>
        <w:t xml:space="preserve"> as the generator under Hybrid RRF retrieval. </w:t>
      </w:r>
      <w:proofErr w:type="spellStart"/>
      <w:r>
        <w:rPr>
          <w:rFonts w:eastAsia="Arial"/>
        </w:rPr>
        <w:t>FActScore</w:t>
      </w:r>
      <w:proofErr w:type="spellEnd"/>
      <w:r>
        <w:rPr>
          <w:rFonts w:eastAsia="Arial"/>
        </w:rPr>
        <w:t xml:space="preserve"> is the primary metric. Human annotation assesses citation precision and </w:t>
      </w:r>
      <w:proofErr w:type="gramStart"/>
      <w:r>
        <w:rPr>
          <w:rFonts w:eastAsia="Arial"/>
        </w:rPr>
        <w:t>recall</w:t>
      </w:r>
      <w:proofErr w:type="gramEnd"/>
      <w:r>
        <w:rPr>
          <w:rFonts w:eastAsia="Arial"/>
        </w:rPr>
        <w:t xml:space="preserve"> on a 50-response stratified subsample.</w:t>
      </w:r>
    </w:p>
    <w:p w14:paraId="22ECEBBF" w14:textId="77777777" w:rsidR="00415AAF" w:rsidRDefault="00000000">
      <w:pPr>
        <w:pStyle w:val="1"/>
      </w:pPr>
      <w:proofErr w:type="gramStart"/>
      <w:r>
        <w:t>6  Current</w:t>
      </w:r>
      <w:proofErr w:type="gramEnd"/>
      <w:r>
        <w:t xml:space="preserve"> Progress &amp; Timeline</w:t>
      </w:r>
    </w:p>
    <w:p w14:paraId="761CC963" w14:textId="77777777" w:rsidR="00415AAF" w:rsidRDefault="00415AA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500"/>
        <w:gridCol w:w="2760"/>
      </w:tblGrid>
      <w:tr w:rsidR="00415AAF" w14:paraId="1CB998FE" w14:textId="77777777">
        <w:trPr>
          <w:tblHeader/>
        </w:trPr>
        <w:tc>
          <w:tcPr>
            <w:tcW w:w="2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966D459" w14:textId="77777777" w:rsidR="00415AAF" w:rsidRDefault="00000000">
            <w:r>
              <w:rPr>
                <w:rFonts w:eastAsia="Arial"/>
                <w:b/>
                <w:bCs/>
                <w:color w:val="FFFFFF"/>
                <w:sz w:val="19"/>
                <w:szCs w:val="19"/>
              </w:rPr>
              <w:t>Period</w:t>
            </w:r>
          </w:p>
        </w:tc>
        <w:tc>
          <w:tcPr>
            <w:tcW w:w="4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8ED3E11" w14:textId="77777777" w:rsidR="00415AAF" w:rsidRDefault="00000000">
            <w:r>
              <w:rPr>
                <w:rFonts w:eastAsia="Arial"/>
                <w:b/>
                <w:bCs/>
                <w:color w:val="FFFFFF"/>
                <w:sz w:val="19"/>
                <w:szCs w:val="19"/>
              </w:rPr>
              <w:t>Tasks</w:t>
            </w:r>
          </w:p>
        </w:tc>
        <w:tc>
          <w:tcPr>
            <w:tcW w:w="2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072BC97" w14:textId="77777777" w:rsidR="00415AAF" w:rsidRDefault="00000000">
            <w:r>
              <w:rPr>
                <w:rFonts w:eastAsia="Arial"/>
                <w:b/>
                <w:bCs/>
                <w:color w:val="FFFFFF"/>
                <w:sz w:val="19"/>
                <w:szCs w:val="19"/>
              </w:rPr>
              <w:t>Status</w:t>
            </w:r>
          </w:p>
        </w:tc>
      </w:tr>
      <w:tr w:rsidR="00415AAF" w14:paraId="66EFF4EE" w14:textId="77777777">
        <w:tc>
          <w:tcPr>
            <w:tcW w:w="2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172EFB3A" w14:textId="77777777" w:rsidR="00415AAF" w:rsidRDefault="00000000">
            <w:r>
              <w:rPr>
                <w:rFonts w:eastAsia="Arial"/>
                <w:sz w:val="19"/>
                <w:szCs w:val="19"/>
              </w:rPr>
              <w:t>Week 1-2 (Mar 1-14)</w:t>
            </w:r>
          </w:p>
        </w:tc>
        <w:tc>
          <w:tcPr>
            <w:tcW w:w="45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0068A755" w14:textId="7C0FA1C7" w:rsidR="00415AAF" w:rsidRDefault="00000000">
            <w:r>
              <w:rPr>
                <w:rFonts w:eastAsia="Arial"/>
                <w:sz w:val="19"/>
                <w:szCs w:val="19"/>
              </w:rPr>
              <w:t xml:space="preserve">Topic selection, domain </w:t>
            </w:r>
            <w:proofErr w:type="spellStart"/>
            <w:r>
              <w:rPr>
                <w:rFonts w:eastAsia="Arial"/>
                <w:sz w:val="19"/>
                <w:szCs w:val="19"/>
              </w:rPr>
              <w:t>finalised</w:t>
            </w:r>
            <w:proofErr w:type="spellEnd"/>
            <w:r>
              <w:rPr>
                <w:rFonts w:eastAsia="Arial"/>
                <w:sz w:val="19"/>
                <w:szCs w:val="19"/>
              </w:rPr>
              <w:t xml:space="preserve"> (Finance + Law), literature review, A100 environment setup</w:t>
            </w:r>
          </w:p>
        </w:tc>
        <w:tc>
          <w:tcPr>
            <w:tcW w:w="27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49E81164" w14:textId="77777777" w:rsidR="00415AAF" w:rsidRDefault="00000000">
            <w:r>
              <w:rPr>
                <w:rFonts w:eastAsia="Arial"/>
                <w:color w:val="375623"/>
                <w:sz w:val="19"/>
                <w:szCs w:val="19"/>
              </w:rPr>
              <w:t>Done</w:t>
            </w:r>
          </w:p>
        </w:tc>
      </w:tr>
      <w:tr w:rsidR="00415AAF" w14:paraId="4C4980A0" w14:textId="77777777">
        <w:tc>
          <w:tcPr>
            <w:tcW w:w="2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1E944141" w14:textId="77777777" w:rsidR="00415AAF" w:rsidRDefault="00000000">
            <w:r>
              <w:rPr>
                <w:rFonts w:eastAsia="Arial"/>
                <w:sz w:val="19"/>
                <w:szCs w:val="19"/>
              </w:rPr>
              <w:t>Week 3 (Mar 15-21)</w:t>
            </w:r>
          </w:p>
        </w:tc>
        <w:tc>
          <w:tcPr>
            <w:tcW w:w="45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38981894" w14:textId="77777777" w:rsidR="00415AAF" w:rsidRDefault="00000000">
            <w:r>
              <w:rPr>
                <w:rFonts w:eastAsia="Arial"/>
                <w:sz w:val="19"/>
                <w:szCs w:val="19"/>
              </w:rPr>
              <w:t xml:space="preserve">Dataset collection: </w:t>
            </w:r>
            <w:proofErr w:type="spellStart"/>
            <w:r>
              <w:rPr>
                <w:rFonts w:eastAsia="Arial"/>
                <w:sz w:val="19"/>
                <w:szCs w:val="19"/>
              </w:rPr>
              <w:t>FinanceBench</w:t>
            </w:r>
            <w:proofErr w:type="spellEnd"/>
            <w:r>
              <w:rPr>
                <w:rFonts w:eastAsia="Arial"/>
                <w:sz w:val="19"/>
                <w:szCs w:val="19"/>
              </w:rPr>
              <w:t xml:space="preserve">, </w:t>
            </w:r>
            <w:proofErr w:type="spellStart"/>
            <w:r>
              <w:rPr>
                <w:rFonts w:eastAsia="Arial"/>
                <w:sz w:val="19"/>
                <w:szCs w:val="19"/>
              </w:rPr>
              <w:t>HotpotQA</w:t>
            </w:r>
            <w:proofErr w:type="spellEnd"/>
            <w:r>
              <w:rPr>
                <w:rFonts w:eastAsia="Arial"/>
                <w:sz w:val="19"/>
                <w:szCs w:val="19"/>
              </w:rPr>
              <w:t xml:space="preserve"> dev set, CUAD, </w:t>
            </w:r>
            <w:proofErr w:type="spellStart"/>
            <w:r>
              <w:rPr>
                <w:rFonts w:eastAsia="Arial"/>
                <w:sz w:val="19"/>
                <w:szCs w:val="19"/>
              </w:rPr>
              <w:t>LegalBench</w:t>
            </w:r>
            <w:proofErr w:type="spellEnd"/>
            <w:r>
              <w:rPr>
                <w:rFonts w:eastAsia="Arial"/>
                <w:sz w:val="19"/>
                <w:szCs w:val="19"/>
              </w:rPr>
              <w:t>-RAG-mini; BM25 indexing of all four corpora; initial Recall@3 baseline</w:t>
            </w:r>
          </w:p>
        </w:tc>
        <w:tc>
          <w:tcPr>
            <w:tcW w:w="27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3DF3C7EC" w14:textId="77777777" w:rsidR="00415AAF" w:rsidRDefault="00000000">
            <w:r>
              <w:rPr>
                <w:rFonts w:eastAsia="Arial"/>
                <w:color w:val="375623"/>
                <w:sz w:val="19"/>
                <w:szCs w:val="19"/>
              </w:rPr>
              <w:t>Done</w:t>
            </w:r>
          </w:p>
        </w:tc>
      </w:tr>
      <w:tr w:rsidR="00415AAF" w14:paraId="336B2E1E"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3AD85670" w14:textId="77777777" w:rsidR="00415AAF" w:rsidRDefault="00000000">
            <w:r>
              <w:rPr>
                <w:rFonts w:eastAsia="Arial"/>
                <w:sz w:val="19"/>
                <w:szCs w:val="19"/>
              </w:rPr>
              <w:t>Week 4 (Mar 22-28)</w:t>
            </w:r>
          </w:p>
        </w:tc>
        <w:tc>
          <w:tcPr>
            <w:tcW w:w="4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1878D823" w14:textId="77777777" w:rsidR="00415AAF" w:rsidRDefault="00000000">
            <w:proofErr w:type="spellStart"/>
            <w:r>
              <w:rPr>
                <w:rFonts w:eastAsia="Arial"/>
                <w:sz w:val="19"/>
                <w:szCs w:val="19"/>
              </w:rPr>
              <w:t>Contriever</w:t>
            </w:r>
            <w:proofErr w:type="spellEnd"/>
            <w:r>
              <w:rPr>
                <w:rFonts w:eastAsia="Arial"/>
                <w:sz w:val="19"/>
                <w:szCs w:val="19"/>
              </w:rPr>
              <w:t xml:space="preserve"> integration + FAISS indexing; hybrid RRF implementation; </w:t>
            </w:r>
            <w:proofErr w:type="spellStart"/>
            <w:r>
              <w:rPr>
                <w:rFonts w:eastAsia="Arial"/>
                <w:sz w:val="19"/>
                <w:szCs w:val="19"/>
              </w:rPr>
              <w:t>LangChain</w:t>
            </w:r>
            <w:proofErr w:type="spellEnd"/>
            <w:r>
              <w:rPr>
                <w:rFonts w:eastAsia="Arial"/>
                <w:sz w:val="19"/>
                <w:szCs w:val="19"/>
              </w:rPr>
              <w:t xml:space="preserve"> </w:t>
            </w:r>
            <w:proofErr w:type="spellStart"/>
            <w:r>
              <w:rPr>
                <w:rFonts w:eastAsia="Arial"/>
                <w:sz w:val="19"/>
                <w:szCs w:val="19"/>
              </w:rPr>
              <w:t>RetrievalQA</w:t>
            </w:r>
            <w:proofErr w:type="spellEnd"/>
            <w:r>
              <w:rPr>
                <w:rFonts w:eastAsia="Arial"/>
                <w:sz w:val="19"/>
                <w:szCs w:val="19"/>
              </w:rPr>
              <w:t xml:space="preserve"> chain scaffolding; </w:t>
            </w:r>
            <w:proofErr w:type="spellStart"/>
            <w:r>
              <w:rPr>
                <w:rFonts w:eastAsia="Arial"/>
                <w:sz w:val="19"/>
                <w:szCs w:val="19"/>
              </w:rPr>
              <w:t>HotpotQA</w:t>
            </w:r>
            <w:proofErr w:type="spellEnd"/>
            <w:r>
              <w:rPr>
                <w:rFonts w:eastAsia="Arial"/>
                <w:sz w:val="19"/>
                <w:szCs w:val="19"/>
              </w:rPr>
              <w:t xml:space="preserve"> retrieval precision analysis (BM25 vs </w:t>
            </w:r>
            <w:proofErr w:type="spellStart"/>
            <w:r>
              <w:rPr>
                <w:rFonts w:eastAsia="Arial"/>
                <w:sz w:val="19"/>
                <w:szCs w:val="19"/>
              </w:rPr>
              <w:t>Contriever</w:t>
            </w:r>
            <w:proofErr w:type="spellEnd"/>
            <w:r>
              <w:rPr>
                <w:rFonts w:eastAsia="Arial"/>
                <w:sz w:val="19"/>
                <w:szCs w:val="19"/>
              </w:rPr>
              <w:t xml:space="preserve"> vs Hybrid)</w:t>
            </w:r>
          </w:p>
        </w:tc>
        <w:tc>
          <w:tcPr>
            <w:tcW w:w="276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6F087B32" w14:textId="77777777" w:rsidR="00415AAF" w:rsidRDefault="00000000">
            <w:r>
              <w:rPr>
                <w:rFonts w:eastAsia="Arial"/>
                <w:color w:val="9C5700"/>
                <w:sz w:val="19"/>
                <w:szCs w:val="19"/>
              </w:rPr>
              <w:t>In Progress</w:t>
            </w:r>
          </w:p>
        </w:tc>
      </w:tr>
      <w:tr w:rsidR="00415AAF" w14:paraId="2A69E456"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D4FF9A" w14:textId="77777777" w:rsidR="00415AAF" w:rsidRDefault="00000000">
            <w:r>
              <w:rPr>
                <w:rFonts w:eastAsia="Arial"/>
                <w:sz w:val="19"/>
                <w:szCs w:val="19"/>
              </w:rPr>
              <w:t>Week 5 (Apr 1-7)</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5E9474" w14:textId="65C30F78" w:rsidR="00415AAF" w:rsidRDefault="00000000">
            <w:r>
              <w:rPr>
                <w:rFonts w:eastAsia="Arial"/>
                <w:sz w:val="19"/>
                <w:szCs w:val="19"/>
              </w:rPr>
              <w:t xml:space="preserve">Connect </w:t>
            </w:r>
            <w:r w:rsidR="00270782" w:rsidRPr="00270782">
              <w:rPr>
                <w:rFonts w:eastAsia="Arial"/>
                <w:sz w:val="19"/>
                <w:szCs w:val="19"/>
              </w:rPr>
              <w:t>LLaMA-3.1-8B-Instruct</w:t>
            </w:r>
            <w:r>
              <w:rPr>
                <w:rFonts w:eastAsia="Arial"/>
                <w:sz w:val="19"/>
                <w:szCs w:val="19"/>
              </w:rPr>
              <w:t xml:space="preserve"> and Qwen2.5-7B-Instruct generators; full 3x2x2 RAG grid baseline runs; zero-shot vs instruction-tuned ablation on Qwen2.5-7B base vs Instruct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721A5A" w14:textId="77777777" w:rsidR="00415AAF" w:rsidRDefault="00000000">
            <w:r>
              <w:rPr>
                <w:rFonts w:eastAsia="Arial"/>
                <w:color w:val="595959"/>
                <w:sz w:val="19"/>
                <w:szCs w:val="19"/>
              </w:rPr>
              <w:t>Planned</w:t>
            </w:r>
          </w:p>
        </w:tc>
      </w:tr>
      <w:tr w:rsidR="00415AAF" w14:paraId="1FB0E3DA"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69719D" w14:textId="77777777" w:rsidR="00415AAF" w:rsidRDefault="00000000">
            <w:r>
              <w:rPr>
                <w:rFonts w:eastAsia="Arial"/>
                <w:sz w:val="19"/>
                <w:szCs w:val="19"/>
              </w:rPr>
              <w:t>Week 6 (Apr 8-12)</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85A9E" w14:textId="77777777" w:rsidR="00415AAF" w:rsidRDefault="00000000">
            <w:r>
              <w:rPr>
                <w:rFonts w:eastAsia="Arial"/>
                <w:sz w:val="19"/>
                <w:szCs w:val="19"/>
              </w:rPr>
              <w:t>Hallucination evaluation (</w:t>
            </w:r>
            <w:proofErr w:type="spellStart"/>
            <w:r>
              <w:rPr>
                <w:rFonts w:eastAsia="Arial"/>
                <w:sz w:val="19"/>
                <w:szCs w:val="19"/>
              </w:rPr>
              <w:t>FActScore</w:t>
            </w:r>
            <w:proofErr w:type="spellEnd"/>
            <w:r>
              <w:rPr>
                <w:rFonts w:eastAsia="Arial"/>
                <w:sz w:val="19"/>
                <w:szCs w:val="19"/>
              </w:rPr>
              <w:t xml:space="preserve">, </w:t>
            </w:r>
            <w:proofErr w:type="spellStart"/>
            <w:r>
              <w:rPr>
                <w:rFonts w:eastAsia="Arial"/>
                <w:sz w:val="19"/>
                <w:szCs w:val="19"/>
              </w:rPr>
              <w:t>LangChain</w:t>
            </w:r>
            <w:proofErr w:type="spellEnd"/>
            <w:r>
              <w:rPr>
                <w:rFonts w:eastAsia="Arial"/>
                <w:sz w:val="19"/>
                <w:szCs w:val="19"/>
              </w:rPr>
              <w:t xml:space="preserve"> Structured Chain, Self-RAG); cross-domain performance comparison; report writing and analysis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F93D49" w14:textId="77777777" w:rsidR="00415AAF" w:rsidRDefault="00000000">
            <w:r>
              <w:rPr>
                <w:rFonts w:eastAsia="Arial"/>
                <w:color w:val="595959"/>
                <w:sz w:val="19"/>
                <w:szCs w:val="19"/>
              </w:rPr>
              <w:t>Planned</w:t>
            </w:r>
          </w:p>
        </w:tc>
      </w:tr>
      <w:tr w:rsidR="00415AAF" w14:paraId="0F26DB6E"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21DCDD" w14:textId="77777777" w:rsidR="00415AAF" w:rsidRDefault="00000000">
            <w:r>
              <w:rPr>
                <w:rFonts w:eastAsia="Arial"/>
                <w:sz w:val="19"/>
                <w:szCs w:val="19"/>
              </w:rPr>
              <w:t>Apr 13-14</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2ECBF" w14:textId="77777777" w:rsidR="00415AAF" w:rsidRDefault="00000000">
            <w:r>
              <w:rPr>
                <w:rFonts w:eastAsia="Arial"/>
                <w:sz w:val="19"/>
                <w:szCs w:val="19"/>
              </w:rPr>
              <w:t>Presentation slides, final code cleanup, end-to-end demo</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E1026C" w14:textId="77777777" w:rsidR="00415AAF" w:rsidRDefault="00000000">
            <w:r>
              <w:rPr>
                <w:rFonts w:eastAsia="Arial"/>
                <w:color w:val="595959"/>
                <w:sz w:val="19"/>
                <w:szCs w:val="19"/>
              </w:rPr>
              <w:t>Planned</w:t>
            </w:r>
          </w:p>
        </w:tc>
      </w:tr>
    </w:tbl>
    <w:p w14:paraId="60BCB78B" w14:textId="77777777" w:rsidR="00415AAF" w:rsidRDefault="00415AAF">
      <w:pPr>
        <w:spacing w:before="80" w:after="80"/>
      </w:pPr>
    </w:p>
    <w:p w14:paraId="46E0B4DF" w14:textId="77777777" w:rsidR="00415AAF" w:rsidRDefault="00000000">
      <w:pPr>
        <w:pStyle w:val="1"/>
      </w:pPr>
      <w:r>
        <w:t>References</w:t>
      </w:r>
    </w:p>
    <w:p w14:paraId="3587A122" w14:textId="77777777" w:rsidR="00415AAF" w:rsidRDefault="00000000">
      <w:pPr>
        <w:spacing w:before="36" w:after="36"/>
      </w:pPr>
      <w:r>
        <w:rPr>
          <w:rFonts w:eastAsia="Arial"/>
          <w:color w:val="444444"/>
          <w:sz w:val="20"/>
          <w:szCs w:val="20"/>
        </w:rPr>
        <w:t>[1</w:t>
      </w:r>
      <w:proofErr w:type="gramStart"/>
      <w:r>
        <w:rPr>
          <w:rFonts w:eastAsia="Arial"/>
          <w:color w:val="444444"/>
          <w:sz w:val="20"/>
          <w:szCs w:val="20"/>
        </w:rPr>
        <w:t>]  Lewis</w:t>
      </w:r>
      <w:proofErr w:type="gramEnd"/>
      <w:r>
        <w:rPr>
          <w:rFonts w:eastAsia="Arial"/>
          <w:color w:val="444444"/>
          <w:sz w:val="20"/>
          <w:szCs w:val="20"/>
        </w:rPr>
        <w:t xml:space="preserve"> P, et al. Retrieval-Augmented Generation for Knowledge-Intensive NLP Tasks. </w:t>
      </w:r>
      <w:proofErr w:type="spellStart"/>
      <w:r>
        <w:rPr>
          <w:rFonts w:eastAsia="Arial"/>
          <w:color w:val="444444"/>
          <w:sz w:val="20"/>
          <w:szCs w:val="20"/>
        </w:rPr>
        <w:t>NeurIPS</w:t>
      </w:r>
      <w:proofErr w:type="spellEnd"/>
      <w:r>
        <w:rPr>
          <w:rFonts w:eastAsia="Arial"/>
          <w:color w:val="444444"/>
          <w:sz w:val="20"/>
          <w:szCs w:val="20"/>
        </w:rPr>
        <w:t xml:space="preserve"> 2020.</w:t>
      </w:r>
    </w:p>
    <w:p w14:paraId="2F3D7230" w14:textId="77777777" w:rsidR="00415AAF" w:rsidRDefault="00000000">
      <w:pPr>
        <w:spacing w:before="36" w:after="36"/>
      </w:pPr>
      <w:r>
        <w:rPr>
          <w:rFonts w:eastAsia="Arial"/>
          <w:color w:val="444444"/>
          <w:sz w:val="20"/>
          <w:szCs w:val="20"/>
        </w:rPr>
        <w:t>[2</w:t>
      </w:r>
      <w:proofErr w:type="gramStart"/>
      <w:r>
        <w:rPr>
          <w:rFonts w:eastAsia="Arial"/>
          <w:color w:val="444444"/>
          <w:sz w:val="20"/>
          <w:szCs w:val="20"/>
        </w:rPr>
        <w:t xml:space="preserve">]  </w:t>
      </w:r>
      <w:proofErr w:type="spellStart"/>
      <w:r>
        <w:rPr>
          <w:rFonts w:eastAsia="Arial"/>
          <w:color w:val="444444"/>
          <w:sz w:val="20"/>
          <w:szCs w:val="20"/>
        </w:rPr>
        <w:t>Izacard</w:t>
      </w:r>
      <w:proofErr w:type="spellEnd"/>
      <w:proofErr w:type="gramEnd"/>
      <w:r>
        <w:rPr>
          <w:rFonts w:eastAsia="Arial"/>
          <w:color w:val="444444"/>
          <w:sz w:val="20"/>
          <w:szCs w:val="20"/>
        </w:rPr>
        <w:t xml:space="preserve"> G, Grave E. Leveraging Passage Retrieval with Generative Models for Open Domain QA. EACL 2021.</w:t>
      </w:r>
    </w:p>
    <w:p w14:paraId="6352774C" w14:textId="77777777" w:rsidR="00415AAF" w:rsidRDefault="00000000">
      <w:pPr>
        <w:spacing w:before="36" w:after="36"/>
      </w:pPr>
      <w:r>
        <w:rPr>
          <w:rFonts w:eastAsia="Arial"/>
          <w:color w:val="444444"/>
          <w:sz w:val="20"/>
          <w:szCs w:val="20"/>
        </w:rPr>
        <w:t>[3</w:t>
      </w:r>
      <w:proofErr w:type="gramStart"/>
      <w:r>
        <w:rPr>
          <w:rFonts w:eastAsia="Arial"/>
          <w:color w:val="444444"/>
          <w:sz w:val="20"/>
          <w:szCs w:val="20"/>
        </w:rPr>
        <w:t>]  Yang</w:t>
      </w:r>
      <w:proofErr w:type="gramEnd"/>
      <w:r>
        <w:rPr>
          <w:rFonts w:eastAsia="Arial"/>
          <w:color w:val="444444"/>
          <w:sz w:val="20"/>
          <w:szCs w:val="20"/>
        </w:rPr>
        <w:t xml:space="preserve"> Z, et al. </w:t>
      </w:r>
      <w:proofErr w:type="spellStart"/>
      <w:r>
        <w:rPr>
          <w:rFonts w:eastAsia="Arial"/>
          <w:color w:val="444444"/>
          <w:sz w:val="20"/>
          <w:szCs w:val="20"/>
        </w:rPr>
        <w:t>HotpotQA</w:t>
      </w:r>
      <w:proofErr w:type="spellEnd"/>
      <w:r>
        <w:rPr>
          <w:rFonts w:eastAsia="Arial"/>
          <w:color w:val="444444"/>
          <w:sz w:val="20"/>
          <w:szCs w:val="20"/>
        </w:rPr>
        <w:t>: A Dataset for Diverse, Explainable Multi-hop Question Answering. EMNLP 2018.</w:t>
      </w:r>
    </w:p>
    <w:p w14:paraId="6DB792F8" w14:textId="77777777" w:rsidR="00415AAF" w:rsidRDefault="00000000">
      <w:pPr>
        <w:spacing w:before="36" w:after="36"/>
      </w:pPr>
      <w:r>
        <w:rPr>
          <w:rFonts w:eastAsia="Arial"/>
          <w:color w:val="444444"/>
          <w:sz w:val="20"/>
          <w:szCs w:val="20"/>
        </w:rPr>
        <w:t>[4</w:t>
      </w:r>
      <w:proofErr w:type="gramStart"/>
      <w:r>
        <w:rPr>
          <w:rFonts w:eastAsia="Arial"/>
          <w:color w:val="444444"/>
          <w:sz w:val="20"/>
          <w:szCs w:val="20"/>
        </w:rPr>
        <w:t>]  Asai</w:t>
      </w:r>
      <w:proofErr w:type="gramEnd"/>
      <w:r>
        <w:rPr>
          <w:rFonts w:eastAsia="Arial"/>
          <w:color w:val="444444"/>
          <w:sz w:val="20"/>
          <w:szCs w:val="20"/>
        </w:rPr>
        <w:t xml:space="preserve"> A, et al. Self-RAG: Learning to Retrieve, Generate, and Critique through Self-Reflection. ICLR 2024.</w:t>
      </w:r>
    </w:p>
    <w:p w14:paraId="368E37AB" w14:textId="77777777" w:rsidR="00415AAF" w:rsidRDefault="00000000">
      <w:pPr>
        <w:spacing w:before="36" w:after="36"/>
      </w:pPr>
      <w:r>
        <w:rPr>
          <w:rFonts w:eastAsia="Arial"/>
          <w:color w:val="444444"/>
          <w:sz w:val="20"/>
          <w:szCs w:val="20"/>
        </w:rPr>
        <w:t>[5</w:t>
      </w:r>
      <w:proofErr w:type="gramStart"/>
      <w:r>
        <w:rPr>
          <w:rFonts w:eastAsia="Arial"/>
          <w:color w:val="444444"/>
          <w:sz w:val="20"/>
          <w:szCs w:val="20"/>
        </w:rPr>
        <w:t>]  Min</w:t>
      </w:r>
      <w:proofErr w:type="gramEnd"/>
      <w:r>
        <w:rPr>
          <w:rFonts w:eastAsia="Arial"/>
          <w:color w:val="444444"/>
          <w:sz w:val="20"/>
          <w:szCs w:val="20"/>
        </w:rPr>
        <w:t xml:space="preserve"> S, et al. </w:t>
      </w:r>
      <w:proofErr w:type="spellStart"/>
      <w:r>
        <w:rPr>
          <w:rFonts w:eastAsia="Arial"/>
          <w:color w:val="444444"/>
          <w:sz w:val="20"/>
          <w:szCs w:val="20"/>
        </w:rPr>
        <w:t>FActScore</w:t>
      </w:r>
      <w:proofErr w:type="spellEnd"/>
      <w:r>
        <w:rPr>
          <w:rFonts w:eastAsia="Arial"/>
          <w:color w:val="444444"/>
          <w:sz w:val="20"/>
          <w:szCs w:val="20"/>
        </w:rPr>
        <w:t>: Fine-Grained Atomic Evaluation of Factual Precision in Long Form Text Generation. EMNLP 2023.</w:t>
      </w:r>
    </w:p>
    <w:p w14:paraId="08FA7377" w14:textId="77777777" w:rsidR="00415AAF" w:rsidRDefault="00000000">
      <w:pPr>
        <w:spacing w:before="36" w:after="36"/>
      </w:pPr>
      <w:r>
        <w:rPr>
          <w:rFonts w:eastAsia="Arial"/>
          <w:color w:val="444444"/>
          <w:sz w:val="20"/>
          <w:szCs w:val="20"/>
        </w:rPr>
        <w:t>[6</w:t>
      </w:r>
      <w:proofErr w:type="gramStart"/>
      <w:r>
        <w:rPr>
          <w:rFonts w:eastAsia="Arial"/>
          <w:color w:val="444444"/>
          <w:sz w:val="20"/>
          <w:szCs w:val="20"/>
        </w:rPr>
        <w:t>]  Islam</w:t>
      </w:r>
      <w:proofErr w:type="gramEnd"/>
      <w:r>
        <w:rPr>
          <w:rFonts w:eastAsia="Arial"/>
          <w:color w:val="444444"/>
          <w:sz w:val="20"/>
          <w:szCs w:val="20"/>
        </w:rPr>
        <w:t xml:space="preserve"> K, et al. </w:t>
      </w:r>
      <w:proofErr w:type="spellStart"/>
      <w:r>
        <w:rPr>
          <w:rFonts w:eastAsia="Arial"/>
          <w:color w:val="444444"/>
          <w:sz w:val="20"/>
          <w:szCs w:val="20"/>
        </w:rPr>
        <w:t>FinanceBench</w:t>
      </w:r>
      <w:proofErr w:type="spellEnd"/>
      <w:r>
        <w:rPr>
          <w:rFonts w:eastAsia="Arial"/>
          <w:color w:val="444444"/>
          <w:sz w:val="20"/>
          <w:szCs w:val="20"/>
        </w:rPr>
        <w:t xml:space="preserve">: A New Benchmark for Financial Question Answering. </w:t>
      </w:r>
      <w:proofErr w:type="spellStart"/>
      <w:r>
        <w:rPr>
          <w:rFonts w:eastAsia="Arial"/>
          <w:color w:val="444444"/>
          <w:sz w:val="20"/>
          <w:szCs w:val="20"/>
        </w:rPr>
        <w:t>NeurIPS</w:t>
      </w:r>
      <w:proofErr w:type="spellEnd"/>
      <w:r>
        <w:rPr>
          <w:rFonts w:eastAsia="Arial"/>
          <w:color w:val="444444"/>
          <w:sz w:val="20"/>
          <w:szCs w:val="20"/>
        </w:rPr>
        <w:t xml:space="preserve"> Workshop 2023.</w:t>
      </w:r>
    </w:p>
    <w:p w14:paraId="0B2C55A1" w14:textId="77777777" w:rsidR="00415AAF" w:rsidRDefault="00000000">
      <w:pPr>
        <w:spacing w:before="36" w:after="36"/>
      </w:pPr>
      <w:r>
        <w:rPr>
          <w:rFonts w:eastAsia="Arial"/>
          <w:color w:val="444444"/>
          <w:sz w:val="20"/>
          <w:szCs w:val="20"/>
        </w:rPr>
        <w:t>[7</w:t>
      </w:r>
      <w:proofErr w:type="gramStart"/>
      <w:r>
        <w:rPr>
          <w:rFonts w:eastAsia="Arial"/>
          <w:color w:val="444444"/>
          <w:sz w:val="20"/>
          <w:szCs w:val="20"/>
        </w:rPr>
        <w:t>]  Hendrycks</w:t>
      </w:r>
      <w:proofErr w:type="gramEnd"/>
      <w:r>
        <w:rPr>
          <w:rFonts w:eastAsia="Arial"/>
          <w:color w:val="444444"/>
          <w:sz w:val="20"/>
          <w:szCs w:val="20"/>
        </w:rPr>
        <w:t xml:space="preserve"> D, et al. CUAD: An Expert-Annotated NLP Dataset for Legal Contract Review. </w:t>
      </w:r>
      <w:proofErr w:type="spellStart"/>
      <w:r>
        <w:rPr>
          <w:rFonts w:eastAsia="Arial"/>
          <w:color w:val="444444"/>
          <w:sz w:val="20"/>
          <w:szCs w:val="20"/>
        </w:rPr>
        <w:t>NeurIPS</w:t>
      </w:r>
      <w:proofErr w:type="spellEnd"/>
      <w:r>
        <w:rPr>
          <w:rFonts w:eastAsia="Arial"/>
          <w:color w:val="444444"/>
          <w:sz w:val="20"/>
          <w:szCs w:val="20"/>
        </w:rPr>
        <w:t xml:space="preserve"> 2021.</w:t>
      </w:r>
    </w:p>
    <w:p w14:paraId="3EDDBA36" w14:textId="77777777" w:rsidR="00415AAF" w:rsidRDefault="00000000">
      <w:pPr>
        <w:spacing w:before="36" w:after="36"/>
      </w:pPr>
      <w:r>
        <w:rPr>
          <w:rFonts w:eastAsia="Arial"/>
          <w:color w:val="444444"/>
          <w:sz w:val="20"/>
          <w:szCs w:val="20"/>
        </w:rPr>
        <w:t>[8</w:t>
      </w:r>
      <w:proofErr w:type="gramStart"/>
      <w:r>
        <w:rPr>
          <w:rFonts w:eastAsia="Arial"/>
          <w:color w:val="444444"/>
          <w:sz w:val="20"/>
          <w:szCs w:val="20"/>
        </w:rPr>
        <w:t>]  Guha</w:t>
      </w:r>
      <w:proofErr w:type="gramEnd"/>
      <w:r>
        <w:rPr>
          <w:rFonts w:eastAsia="Arial"/>
          <w:color w:val="444444"/>
          <w:sz w:val="20"/>
          <w:szCs w:val="20"/>
        </w:rPr>
        <w:t xml:space="preserve"> N, et al. </w:t>
      </w:r>
      <w:proofErr w:type="spellStart"/>
      <w:r>
        <w:rPr>
          <w:rFonts w:eastAsia="Arial"/>
          <w:color w:val="444444"/>
          <w:sz w:val="20"/>
          <w:szCs w:val="20"/>
        </w:rPr>
        <w:t>LegalBench</w:t>
      </w:r>
      <w:proofErr w:type="spellEnd"/>
      <w:r>
        <w:rPr>
          <w:rFonts w:eastAsia="Arial"/>
          <w:color w:val="444444"/>
          <w:sz w:val="20"/>
          <w:szCs w:val="20"/>
        </w:rPr>
        <w:t xml:space="preserve">: A Collaboratively Built Benchmark for Measuring Legal Reasoning in Large Language Models. </w:t>
      </w:r>
      <w:proofErr w:type="spellStart"/>
      <w:r>
        <w:rPr>
          <w:rFonts w:eastAsia="Arial"/>
          <w:color w:val="444444"/>
          <w:sz w:val="20"/>
          <w:szCs w:val="20"/>
        </w:rPr>
        <w:t>NeurIPS</w:t>
      </w:r>
      <w:proofErr w:type="spellEnd"/>
      <w:r>
        <w:rPr>
          <w:rFonts w:eastAsia="Arial"/>
          <w:color w:val="444444"/>
          <w:sz w:val="20"/>
          <w:szCs w:val="20"/>
        </w:rPr>
        <w:t xml:space="preserve"> 2023.</w:t>
      </w:r>
    </w:p>
    <w:p w14:paraId="5B3D7059" w14:textId="77777777" w:rsidR="00415AAF" w:rsidRDefault="00000000">
      <w:pPr>
        <w:spacing w:before="36" w:after="36"/>
      </w:pPr>
      <w:r>
        <w:rPr>
          <w:rFonts w:eastAsia="Arial"/>
          <w:color w:val="444444"/>
          <w:sz w:val="20"/>
          <w:szCs w:val="20"/>
        </w:rPr>
        <w:lastRenderedPageBreak/>
        <w:t>[9</w:t>
      </w:r>
      <w:proofErr w:type="gramStart"/>
      <w:r>
        <w:rPr>
          <w:rFonts w:eastAsia="Arial"/>
          <w:color w:val="444444"/>
          <w:sz w:val="20"/>
          <w:szCs w:val="20"/>
        </w:rPr>
        <w:t>]  Pipitone</w:t>
      </w:r>
      <w:proofErr w:type="gramEnd"/>
      <w:r>
        <w:rPr>
          <w:rFonts w:eastAsia="Arial"/>
          <w:color w:val="444444"/>
          <w:sz w:val="20"/>
          <w:szCs w:val="20"/>
        </w:rPr>
        <w:t xml:space="preserve"> N, </w:t>
      </w:r>
      <w:proofErr w:type="spellStart"/>
      <w:r>
        <w:rPr>
          <w:rFonts w:eastAsia="Arial"/>
          <w:color w:val="444444"/>
          <w:sz w:val="20"/>
          <w:szCs w:val="20"/>
        </w:rPr>
        <w:t>Houir</w:t>
      </w:r>
      <w:proofErr w:type="spellEnd"/>
      <w:r>
        <w:rPr>
          <w:rFonts w:eastAsia="Arial"/>
          <w:color w:val="444444"/>
          <w:sz w:val="20"/>
          <w:szCs w:val="20"/>
        </w:rPr>
        <w:t xml:space="preserve"> Alami G. </w:t>
      </w:r>
      <w:proofErr w:type="spellStart"/>
      <w:r>
        <w:rPr>
          <w:rFonts w:eastAsia="Arial"/>
          <w:color w:val="444444"/>
          <w:sz w:val="20"/>
          <w:szCs w:val="20"/>
        </w:rPr>
        <w:t>LegalBench</w:t>
      </w:r>
      <w:proofErr w:type="spellEnd"/>
      <w:r>
        <w:rPr>
          <w:rFonts w:eastAsia="Arial"/>
          <w:color w:val="444444"/>
          <w:sz w:val="20"/>
          <w:szCs w:val="20"/>
        </w:rPr>
        <w:t xml:space="preserve">-RAG: A Benchmark for Retrieval-Augmented Generation in the Legal Domain. </w:t>
      </w:r>
      <w:proofErr w:type="spellStart"/>
      <w:r>
        <w:rPr>
          <w:rFonts w:eastAsia="Arial"/>
          <w:color w:val="444444"/>
          <w:sz w:val="20"/>
          <w:szCs w:val="20"/>
        </w:rPr>
        <w:t>arXiv</w:t>
      </w:r>
      <w:proofErr w:type="spellEnd"/>
      <w:r>
        <w:rPr>
          <w:rFonts w:eastAsia="Arial"/>
          <w:color w:val="444444"/>
          <w:sz w:val="20"/>
          <w:szCs w:val="20"/>
        </w:rPr>
        <w:t xml:space="preserve"> 2024.</w:t>
      </w:r>
    </w:p>
    <w:p w14:paraId="5F0BF227" w14:textId="77777777" w:rsidR="00415AAF" w:rsidRDefault="00000000">
      <w:pPr>
        <w:spacing w:before="36" w:after="36"/>
      </w:pPr>
      <w:r>
        <w:rPr>
          <w:rFonts w:eastAsia="Arial"/>
          <w:color w:val="444444"/>
          <w:sz w:val="20"/>
          <w:szCs w:val="20"/>
        </w:rPr>
        <w:t xml:space="preserve">[10] Chalkidis I, et al. </w:t>
      </w:r>
      <w:proofErr w:type="spellStart"/>
      <w:r>
        <w:rPr>
          <w:rFonts w:eastAsia="Arial"/>
          <w:color w:val="444444"/>
          <w:sz w:val="20"/>
          <w:szCs w:val="20"/>
        </w:rPr>
        <w:t>LexGLUE</w:t>
      </w:r>
      <w:proofErr w:type="spellEnd"/>
      <w:r>
        <w:rPr>
          <w:rFonts w:eastAsia="Arial"/>
          <w:color w:val="444444"/>
          <w:sz w:val="20"/>
          <w:szCs w:val="20"/>
        </w:rPr>
        <w:t>: A Benchmark Dataset for Legal Language Understanding in English. ACL 2022.</w:t>
      </w:r>
    </w:p>
    <w:p w14:paraId="397F512E" w14:textId="77CBB5E1" w:rsidR="00415AAF" w:rsidRDefault="00000000">
      <w:pPr>
        <w:spacing w:before="36" w:after="36"/>
      </w:pPr>
      <w:r>
        <w:rPr>
          <w:rFonts w:eastAsia="Arial"/>
          <w:color w:val="444444"/>
          <w:sz w:val="20"/>
          <w:szCs w:val="20"/>
        </w:rPr>
        <w:t>[1</w:t>
      </w:r>
      <w:r w:rsidR="000074C0">
        <w:rPr>
          <w:rFonts w:hint="eastAsia"/>
          <w:color w:val="444444"/>
          <w:sz w:val="20"/>
          <w:szCs w:val="20"/>
        </w:rPr>
        <w:t>1</w:t>
      </w:r>
      <w:r>
        <w:rPr>
          <w:rFonts w:eastAsia="Arial"/>
          <w:color w:val="444444"/>
          <w:sz w:val="20"/>
          <w:szCs w:val="20"/>
        </w:rPr>
        <w:t>] Qwen Team. Qwen2.5: Extending the Boundary of LLMs. Alibaba 2024. https://huggingface.co/Qwen/Qwen2.5-7B-Instruct</w:t>
      </w:r>
    </w:p>
    <w:p w14:paraId="645A2D1F" w14:textId="660E4817" w:rsidR="00415AAF" w:rsidRDefault="00000000">
      <w:pPr>
        <w:spacing w:before="36" w:after="36"/>
      </w:pPr>
      <w:r>
        <w:rPr>
          <w:rFonts w:eastAsia="Arial"/>
          <w:color w:val="444444"/>
          <w:sz w:val="20"/>
          <w:szCs w:val="20"/>
        </w:rPr>
        <w:t>[1</w:t>
      </w:r>
      <w:r w:rsidR="000074C0">
        <w:rPr>
          <w:rFonts w:hint="eastAsia"/>
          <w:color w:val="444444"/>
          <w:sz w:val="20"/>
          <w:szCs w:val="20"/>
        </w:rPr>
        <w:t>2</w:t>
      </w:r>
      <w:r>
        <w:rPr>
          <w:rFonts w:eastAsia="Arial"/>
          <w:color w:val="444444"/>
          <w:sz w:val="20"/>
          <w:szCs w:val="20"/>
        </w:rPr>
        <w:t xml:space="preserve">] </w:t>
      </w:r>
      <w:proofErr w:type="spellStart"/>
      <w:r>
        <w:rPr>
          <w:rFonts w:eastAsia="Arial"/>
          <w:color w:val="444444"/>
          <w:sz w:val="20"/>
          <w:szCs w:val="20"/>
        </w:rPr>
        <w:t>Omogbolahan</w:t>
      </w:r>
      <w:proofErr w:type="spellEnd"/>
      <w:r>
        <w:rPr>
          <w:rFonts w:eastAsia="Arial"/>
          <w:color w:val="444444"/>
          <w:sz w:val="20"/>
          <w:szCs w:val="20"/>
        </w:rPr>
        <w:t>. Finance-Data-Summarizer: RAG Model for Hallucination Reduction on Equity Data. GitHub 2024. https://github.com/omogbolahan94/Finance-Data-Summarizer</w:t>
      </w:r>
    </w:p>
    <w:sectPr w:rsidR="00415AAF">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C6170" w14:textId="77777777" w:rsidR="00007F55" w:rsidRDefault="00007F55">
      <w:r>
        <w:separator/>
      </w:r>
    </w:p>
  </w:endnote>
  <w:endnote w:type="continuationSeparator" w:id="0">
    <w:p w14:paraId="0D8C6CF2" w14:textId="77777777" w:rsidR="00007F55" w:rsidRDefault="00007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F73AD" w14:textId="77777777" w:rsidR="00415AAF" w:rsidRDefault="00000000">
    <w:pPr>
      <w:jc w:val="center"/>
    </w:pPr>
    <w:r>
      <w:rPr>
        <w:rFonts w:eastAsia="Arial"/>
        <w:color w:val="888888"/>
        <w:sz w:val="18"/>
        <w:szCs w:val="18"/>
      </w:rPr>
      <w:t xml:space="preserve">CS6493 NLP – RAG Progress Report  |  Page </w:t>
    </w:r>
    <w:r>
      <w:rPr>
        <w:color w:val="888888"/>
        <w:sz w:val="18"/>
        <w:szCs w:val="18"/>
      </w:rPr>
      <w:fldChar w:fldCharType="begin"/>
    </w:r>
    <w:r>
      <w:rPr>
        <w:rFonts w:eastAsia="Arial"/>
        <w:color w:val="888888"/>
        <w:sz w:val="18"/>
        <w:szCs w:val="18"/>
      </w:rPr>
      <w:instrText>PAGE</w:instrText>
    </w:r>
    <w:r>
      <w:rPr>
        <w:color w:val="888888"/>
        <w:sz w:val="18"/>
        <w:szCs w:val="18"/>
      </w:rPr>
      <w:fldChar w:fldCharType="separate"/>
    </w:r>
    <w:r w:rsidR="009D2622">
      <w:rPr>
        <w:rFonts w:eastAsia="Arial"/>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48440" w14:textId="77777777" w:rsidR="00007F55" w:rsidRDefault="00007F55">
      <w:r>
        <w:separator/>
      </w:r>
    </w:p>
  </w:footnote>
  <w:footnote w:type="continuationSeparator" w:id="0">
    <w:p w14:paraId="4F2BFC45" w14:textId="77777777" w:rsidR="00007F55" w:rsidRDefault="00007F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D05D6B"/>
    <w:multiLevelType w:val="hybridMultilevel"/>
    <w:tmpl w:val="54D2923E"/>
    <w:lvl w:ilvl="0" w:tplc="DC44D282">
      <w:start w:val="1"/>
      <w:numFmt w:val="bullet"/>
      <w:lvlText w:val="◦"/>
      <w:lvlJc w:val="left"/>
      <w:pPr>
        <w:ind w:left="960" w:hanging="360"/>
      </w:pPr>
    </w:lvl>
    <w:lvl w:ilvl="1" w:tplc="620CED98">
      <w:numFmt w:val="decimal"/>
      <w:lvlText w:val=""/>
      <w:lvlJc w:val="left"/>
    </w:lvl>
    <w:lvl w:ilvl="2" w:tplc="81D0A6DE">
      <w:numFmt w:val="decimal"/>
      <w:lvlText w:val=""/>
      <w:lvlJc w:val="left"/>
    </w:lvl>
    <w:lvl w:ilvl="3" w:tplc="194266CA">
      <w:numFmt w:val="decimal"/>
      <w:lvlText w:val=""/>
      <w:lvlJc w:val="left"/>
    </w:lvl>
    <w:lvl w:ilvl="4" w:tplc="CAE8AE5A">
      <w:numFmt w:val="decimal"/>
      <w:lvlText w:val=""/>
      <w:lvlJc w:val="left"/>
    </w:lvl>
    <w:lvl w:ilvl="5" w:tplc="2E8ACC2E">
      <w:numFmt w:val="decimal"/>
      <w:lvlText w:val=""/>
      <w:lvlJc w:val="left"/>
    </w:lvl>
    <w:lvl w:ilvl="6" w:tplc="7C2AEE5E">
      <w:numFmt w:val="decimal"/>
      <w:lvlText w:val=""/>
      <w:lvlJc w:val="left"/>
    </w:lvl>
    <w:lvl w:ilvl="7" w:tplc="53A2E9A4">
      <w:numFmt w:val="decimal"/>
      <w:lvlText w:val=""/>
      <w:lvlJc w:val="left"/>
    </w:lvl>
    <w:lvl w:ilvl="8" w:tplc="FE629EEC">
      <w:numFmt w:val="decimal"/>
      <w:lvlText w:val=""/>
      <w:lvlJc w:val="left"/>
    </w:lvl>
  </w:abstractNum>
  <w:abstractNum w:abstractNumId="1" w15:restartNumberingAfterBreak="0">
    <w:nsid w:val="66B21783"/>
    <w:multiLevelType w:val="hybridMultilevel"/>
    <w:tmpl w:val="685890F4"/>
    <w:lvl w:ilvl="0" w:tplc="8768FF96">
      <w:start w:val="1"/>
      <w:numFmt w:val="bullet"/>
      <w:lvlText w:val="•"/>
      <w:lvlJc w:val="left"/>
      <w:pPr>
        <w:ind w:left="600" w:hanging="360"/>
      </w:pPr>
    </w:lvl>
    <w:lvl w:ilvl="1" w:tplc="CFC43C10">
      <w:numFmt w:val="decimal"/>
      <w:lvlText w:val=""/>
      <w:lvlJc w:val="left"/>
    </w:lvl>
    <w:lvl w:ilvl="2" w:tplc="7E200460">
      <w:numFmt w:val="decimal"/>
      <w:lvlText w:val=""/>
      <w:lvlJc w:val="left"/>
    </w:lvl>
    <w:lvl w:ilvl="3" w:tplc="3C726F3A">
      <w:numFmt w:val="decimal"/>
      <w:lvlText w:val=""/>
      <w:lvlJc w:val="left"/>
    </w:lvl>
    <w:lvl w:ilvl="4" w:tplc="69847A60">
      <w:numFmt w:val="decimal"/>
      <w:lvlText w:val=""/>
      <w:lvlJc w:val="left"/>
    </w:lvl>
    <w:lvl w:ilvl="5" w:tplc="1A4E6994">
      <w:numFmt w:val="decimal"/>
      <w:lvlText w:val=""/>
      <w:lvlJc w:val="left"/>
    </w:lvl>
    <w:lvl w:ilvl="6" w:tplc="F41438AC">
      <w:numFmt w:val="decimal"/>
      <w:lvlText w:val=""/>
      <w:lvlJc w:val="left"/>
    </w:lvl>
    <w:lvl w:ilvl="7" w:tplc="8550BBD0">
      <w:numFmt w:val="decimal"/>
      <w:lvlText w:val=""/>
      <w:lvlJc w:val="left"/>
    </w:lvl>
    <w:lvl w:ilvl="8" w:tplc="9032545A">
      <w:numFmt w:val="decimal"/>
      <w:lvlText w:val=""/>
      <w:lvlJc w:val="left"/>
    </w:lvl>
  </w:abstractNum>
  <w:abstractNum w:abstractNumId="2" w15:restartNumberingAfterBreak="0">
    <w:nsid w:val="74FB2148"/>
    <w:multiLevelType w:val="hybridMultilevel"/>
    <w:tmpl w:val="21C297AA"/>
    <w:lvl w:ilvl="0" w:tplc="F070AEE6">
      <w:start w:val="1"/>
      <w:numFmt w:val="bullet"/>
      <w:lvlText w:val="●"/>
      <w:lvlJc w:val="left"/>
      <w:pPr>
        <w:ind w:left="720" w:hanging="360"/>
      </w:pPr>
    </w:lvl>
    <w:lvl w:ilvl="1" w:tplc="2416B624">
      <w:start w:val="1"/>
      <w:numFmt w:val="bullet"/>
      <w:lvlText w:val="○"/>
      <w:lvlJc w:val="left"/>
      <w:pPr>
        <w:ind w:left="1440" w:hanging="360"/>
      </w:pPr>
    </w:lvl>
    <w:lvl w:ilvl="2" w:tplc="349468CA">
      <w:start w:val="1"/>
      <w:numFmt w:val="bullet"/>
      <w:lvlText w:val="■"/>
      <w:lvlJc w:val="left"/>
      <w:pPr>
        <w:ind w:left="2160" w:hanging="360"/>
      </w:pPr>
    </w:lvl>
    <w:lvl w:ilvl="3" w:tplc="6BDAF8B6">
      <w:start w:val="1"/>
      <w:numFmt w:val="bullet"/>
      <w:lvlText w:val="●"/>
      <w:lvlJc w:val="left"/>
      <w:pPr>
        <w:ind w:left="2880" w:hanging="360"/>
      </w:pPr>
    </w:lvl>
    <w:lvl w:ilvl="4" w:tplc="10F4BE9A">
      <w:start w:val="1"/>
      <w:numFmt w:val="bullet"/>
      <w:lvlText w:val="○"/>
      <w:lvlJc w:val="left"/>
      <w:pPr>
        <w:ind w:left="3600" w:hanging="360"/>
      </w:pPr>
    </w:lvl>
    <w:lvl w:ilvl="5" w:tplc="D4649E92">
      <w:start w:val="1"/>
      <w:numFmt w:val="bullet"/>
      <w:lvlText w:val="■"/>
      <w:lvlJc w:val="left"/>
      <w:pPr>
        <w:ind w:left="4320" w:hanging="360"/>
      </w:pPr>
    </w:lvl>
    <w:lvl w:ilvl="6" w:tplc="DFAC695A">
      <w:start w:val="1"/>
      <w:numFmt w:val="bullet"/>
      <w:lvlText w:val="●"/>
      <w:lvlJc w:val="left"/>
      <w:pPr>
        <w:ind w:left="5040" w:hanging="360"/>
      </w:pPr>
    </w:lvl>
    <w:lvl w:ilvl="7" w:tplc="2C9E0086">
      <w:start w:val="1"/>
      <w:numFmt w:val="bullet"/>
      <w:lvlText w:val="●"/>
      <w:lvlJc w:val="left"/>
      <w:pPr>
        <w:ind w:left="5760" w:hanging="360"/>
      </w:pPr>
    </w:lvl>
    <w:lvl w:ilvl="8" w:tplc="7046CC06">
      <w:start w:val="1"/>
      <w:numFmt w:val="bullet"/>
      <w:lvlText w:val="●"/>
      <w:lvlJc w:val="left"/>
      <w:pPr>
        <w:ind w:left="6480" w:hanging="360"/>
      </w:pPr>
    </w:lvl>
  </w:abstractNum>
  <w:num w:numId="1" w16cid:durableId="1174422542">
    <w:abstractNumId w:val="2"/>
    <w:lvlOverride w:ilvl="0">
      <w:startOverride w:val="1"/>
    </w:lvlOverride>
  </w:num>
  <w:num w:numId="2" w16cid:durableId="1890994184">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ssiDyablo">
    <w15:presenceInfo w15:providerId="None" w15:userId="CassiDyab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bordersDoNotSurroundHeader/>
  <w:bordersDoNotSurroundFooter/>
  <w:proofState w:spelling="clean" w:grammar="clean"/>
  <w:trackRevisions/>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AAF"/>
    <w:rsid w:val="000074C0"/>
    <w:rsid w:val="00007F55"/>
    <w:rsid w:val="00270782"/>
    <w:rsid w:val="00310FA6"/>
    <w:rsid w:val="00323B89"/>
    <w:rsid w:val="00415AAF"/>
    <w:rsid w:val="009D2622"/>
    <w:rsid w:val="00A73BAD"/>
    <w:rsid w:val="00B63E61"/>
    <w:rsid w:val="00BC5727"/>
    <w:rsid w:val="00CE343F"/>
    <w:rsid w:val="00E7499E"/>
    <w:rsid w:val="00EC55F2"/>
    <w:rsid w:val="00EE0D8B"/>
    <w:rsid w:val="00F733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A2D069"/>
  <w15:docId w15:val="{22805ECC-7C25-4580-903C-7F594D41B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4" w:space="4" w:color="1F4E79"/>
      </w:pBdr>
      <w:spacing w:before="280" w:after="120"/>
      <w:outlineLvl w:val="0"/>
    </w:pPr>
    <w:rPr>
      <w:rFonts w:eastAsia="Arial"/>
      <w:b/>
      <w:bCs/>
      <w:color w:val="1F4E79"/>
      <w:sz w:val="28"/>
      <w:szCs w:val="28"/>
    </w:rPr>
  </w:style>
  <w:style w:type="paragraph" w:styleId="2">
    <w:name w:val="heading 2"/>
    <w:uiPriority w:val="9"/>
    <w:unhideWhenUsed/>
    <w:qFormat/>
    <w:pPr>
      <w:spacing w:before="200" w:after="80"/>
      <w:outlineLvl w:val="1"/>
    </w:pPr>
    <w:rPr>
      <w:rFonts w:eastAsia="Arial"/>
      <w:b/>
      <w:bCs/>
      <w:color w:val="2E75B6"/>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9D2622"/>
    <w:pPr>
      <w:tabs>
        <w:tab w:val="center" w:pos="4153"/>
        <w:tab w:val="right" w:pos="8306"/>
      </w:tabs>
      <w:snapToGrid w:val="0"/>
      <w:jc w:val="center"/>
    </w:pPr>
    <w:rPr>
      <w:sz w:val="18"/>
      <w:szCs w:val="18"/>
    </w:rPr>
  </w:style>
  <w:style w:type="character" w:customStyle="1" w:styleId="ad">
    <w:name w:val="页眉 字符"/>
    <w:basedOn w:val="a0"/>
    <w:link w:val="ac"/>
    <w:uiPriority w:val="99"/>
    <w:rsid w:val="009D2622"/>
    <w:rPr>
      <w:sz w:val="18"/>
      <w:szCs w:val="18"/>
    </w:rPr>
  </w:style>
  <w:style w:type="paragraph" w:styleId="ae">
    <w:name w:val="footer"/>
    <w:basedOn w:val="a"/>
    <w:link w:val="af"/>
    <w:uiPriority w:val="99"/>
    <w:unhideWhenUsed/>
    <w:rsid w:val="009D2622"/>
    <w:pPr>
      <w:tabs>
        <w:tab w:val="center" w:pos="4153"/>
        <w:tab w:val="right" w:pos="8306"/>
      </w:tabs>
      <w:snapToGrid w:val="0"/>
    </w:pPr>
    <w:rPr>
      <w:sz w:val="18"/>
      <w:szCs w:val="18"/>
    </w:rPr>
  </w:style>
  <w:style w:type="character" w:customStyle="1" w:styleId="af">
    <w:name w:val="页脚 字符"/>
    <w:basedOn w:val="a0"/>
    <w:link w:val="ae"/>
    <w:uiPriority w:val="99"/>
    <w:rsid w:val="009D2622"/>
    <w:rPr>
      <w:sz w:val="18"/>
      <w:szCs w:val="18"/>
    </w:rPr>
  </w:style>
  <w:style w:type="paragraph" w:styleId="af0">
    <w:name w:val="Revision"/>
    <w:hidden/>
    <w:uiPriority w:val="99"/>
    <w:semiHidden/>
    <w:rsid w:val="00310F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1571</Words>
  <Characters>10451</Characters>
  <Application>Microsoft Office Word</Application>
  <DocSecurity>0</DocSecurity>
  <Lines>237</Lines>
  <Paragraphs>141</Paragraphs>
  <ScaleCrop>false</ScaleCrop>
  <Company/>
  <LinksUpToDate>false</LinksUpToDate>
  <CharactersWithSpaces>11881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CassiDyablo</cp:lastModifiedBy>
  <cp:revision>9</cp:revision>
  <dcterms:created xsi:type="dcterms:W3CDTF">2026-03-23T13:13:00Z</dcterms:created>
  <dcterms:modified xsi:type="dcterms:W3CDTF">2026-03-25T05:51:00Z</dcterms:modified>
</cp:coreProperties>
</file>